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E9F6C" w14:textId="7F4C514C" w:rsidR="001F216A" w:rsidRPr="005E69C4" w:rsidRDefault="00C168AE" w:rsidP="005E69C4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E69C4">
        <w:rPr>
          <w:rFonts w:ascii="Arial" w:hAnsi="Arial" w:cs="Arial"/>
          <w:b/>
          <w:bCs/>
          <w:sz w:val="28"/>
          <w:szCs w:val="28"/>
          <w:lang w:val="en-US"/>
        </w:rPr>
        <w:t>Assignment 6</w:t>
      </w:r>
      <w:r w:rsidR="00ED3380">
        <w:rPr>
          <w:rFonts w:ascii="Arial" w:hAnsi="Arial" w:cs="Arial"/>
          <w:b/>
          <w:bCs/>
          <w:sz w:val="28"/>
          <w:szCs w:val="28"/>
          <w:lang w:val="en-US"/>
        </w:rPr>
        <w:t>B</w:t>
      </w:r>
      <w:r w:rsidR="005E69C4" w:rsidRPr="005E69C4">
        <w:rPr>
          <w:rFonts w:ascii="Arial" w:hAnsi="Arial" w:cs="Arial"/>
          <w:b/>
          <w:bCs/>
          <w:sz w:val="28"/>
          <w:szCs w:val="28"/>
          <w:lang w:val="en-US"/>
        </w:rPr>
        <w:t xml:space="preserve"> – Abstract</w:t>
      </w:r>
    </w:p>
    <w:p w14:paraId="2D9F9B33" w14:textId="77777777" w:rsidR="00C168AE" w:rsidRDefault="00C168AE" w:rsidP="005E69C4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500979F5" w14:textId="77777777" w:rsidR="00190A09" w:rsidRPr="00ED3380" w:rsidRDefault="00190A09" w:rsidP="005E69C4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0AD51DA6" w14:textId="77777777" w:rsidR="005E69C4" w:rsidRPr="003B1DBE" w:rsidRDefault="005E69C4" w:rsidP="003B1DBE">
      <w:pPr>
        <w:spacing w:before="120" w:after="120" w:line="360" w:lineRule="auto"/>
        <w:jc w:val="both"/>
        <w:rPr>
          <w:rFonts w:ascii="Arial" w:hAnsi="Arial" w:cs="Arial"/>
          <w:sz w:val="22"/>
          <w:szCs w:val="22"/>
          <w:u w:val="single"/>
          <w:lang w:val="en-US"/>
        </w:rPr>
      </w:pPr>
      <w:bookmarkStart w:id="0" w:name="_Toc197972421"/>
      <w:commentRangeStart w:id="1"/>
      <w:r w:rsidRPr="003B1DBE">
        <w:rPr>
          <w:rFonts w:ascii="Arial" w:hAnsi="Arial" w:cs="Arial"/>
          <w:sz w:val="22"/>
          <w:szCs w:val="22"/>
          <w:u w:val="single"/>
          <w:lang w:val="en-US"/>
        </w:rPr>
        <w:t>Introduction</w:t>
      </w:r>
      <w:bookmarkEnd w:id="0"/>
      <w:commentRangeEnd w:id="1"/>
      <w:r w:rsidR="000B46EF">
        <w:rPr>
          <w:rStyle w:val="CommentReference"/>
        </w:rPr>
        <w:commentReference w:id="1"/>
      </w:r>
    </w:p>
    <w:p w14:paraId="2CDF2FAA" w14:textId="7A7AA296" w:rsidR="005E69C4" w:rsidRPr="00ED3380" w:rsidRDefault="005E69C4" w:rsidP="003B1DBE">
      <w:pPr>
        <w:spacing w:before="120" w:after="120"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ED3380">
        <w:rPr>
          <w:rFonts w:ascii="Arial" w:hAnsi="Arial" w:cs="Arial"/>
          <w:sz w:val="22"/>
          <w:szCs w:val="22"/>
          <w:lang w:val="en-US"/>
        </w:rPr>
        <w:t xml:space="preserve">Drug-drug-gene interactions </w:t>
      </w:r>
      <w:r w:rsidR="003E2313">
        <w:rPr>
          <w:rFonts w:ascii="Arial" w:hAnsi="Arial" w:cs="Arial"/>
          <w:sz w:val="22"/>
          <w:szCs w:val="22"/>
          <w:lang w:val="en-US"/>
        </w:rPr>
        <w:t xml:space="preserve">(DDGIs) </w:t>
      </w:r>
      <w:r w:rsidRPr="00ED3380">
        <w:rPr>
          <w:rFonts w:ascii="Arial" w:hAnsi="Arial" w:cs="Arial"/>
          <w:sz w:val="22"/>
          <w:szCs w:val="22"/>
          <w:lang w:val="en-US"/>
        </w:rPr>
        <w:t xml:space="preserve">can affect drug response and increase the risk of </w:t>
      </w:r>
      <w:r w:rsidR="004754A9">
        <w:rPr>
          <w:rFonts w:ascii="Arial" w:hAnsi="Arial" w:cs="Arial"/>
          <w:sz w:val="22"/>
          <w:szCs w:val="22"/>
          <w:lang w:val="en-US"/>
        </w:rPr>
        <w:t>adverse drug reactions</w:t>
      </w:r>
      <w:r w:rsidRPr="00ED3380">
        <w:rPr>
          <w:rFonts w:ascii="Arial" w:hAnsi="Arial" w:cs="Arial"/>
          <w:sz w:val="22"/>
          <w:szCs w:val="22"/>
          <w:lang w:val="en-US"/>
        </w:rPr>
        <w:t xml:space="preserve">. Despite their emerging relevance in clinical research, </w:t>
      </w:r>
      <w:r w:rsidR="00124BA9">
        <w:rPr>
          <w:rFonts w:ascii="Arial" w:hAnsi="Arial" w:cs="Arial"/>
          <w:sz w:val="22"/>
          <w:szCs w:val="22"/>
          <w:lang w:val="en-US"/>
        </w:rPr>
        <w:t>DDGIs</w:t>
      </w:r>
      <w:r w:rsidRPr="00ED3380">
        <w:rPr>
          <w:rFonts w:ascii="Arial" w:hAnsi="Arial" w:cs="Arial"/>
          <w:sz w:val="22"/>
          <w:szCs w:val="22"/>
          <w:lang w:val="en-US"/>
        </w:rPr>
        <w:t xml:space="preserve"> remain understudied and often ignored in clinical practice. </w:t>
      </w:r>
      <w:commentRangeStart w:id="2"/>
      <w:r w:rsidRPr="00ED3380">
        <w:rPr>
          <w:rFonts w:ascii="Arial" w:hAnsi="Arial" w:cs="Arial"/>
          <w:sz w:val="22"/>
          <w:szCs w:val="22"/>
          <w:lang w:val="en-US"/>
        </w:rPr>
        <w:t xml:space="preserve">This thesis aims to quantify phenoconversion risk by detecting potential </w:t>
      </w:r>
      <w:r w:rsidR="002C0E31">
        <w:rPr>
          <w:rFonts w:ascii="Arial" w:hAnsi="Arial" w:cs="Arial"/>
          <w:sz w:val="22"/>
          <w:szCs w:val="22"/>
          <w:lang w:val="en-US"/>
        </w:rPr>
        <w:t>DDGIs</w:t>
      </w:r>
      <w:r w:rsidRPr="00ED3380">
        <w:rPr>
          <w:rFonts w:ascii="Arial" w:hAnsi="Arial" w:cs="Arial"/>
          <w:sz w:val="22"/>
          <w:szCs w:val="22"/>
          <w:lang w:val="en-US"/>
        </w:rPr>
        <w:t xml:space="preserve"> involving the transporters OATP1B1 and BCRP, and the enzymes CYP2B6 and CYP3A4/5</w:t>
      </w:r>
      <w:commentRangeEnd w:id="2"/>
      <w:r w:rsidR="00CE11C5">
        <w:rPr>
          <w:rStyle w:val="CommentReference"/>
        </w:rPr>
        <w:commentReference w:id="2"/>
      </w:r>
      <w:r w:rsidRPr="00ED3380">
        <w:rPr>
          <w:rFonts w:ascii="Arial" w:hAnsi="Arial" w:cs="Arial"/>
          <w:sz w:val="22"/>
          <w:szCs w:val="22"/>
          <w:lang w:val="en-US"/>
        </w:rPr>
        <w:t xml:space="preserve">. Additionally, we investigate the specific </w:t>
      </w:r>
      <w:r w:rsidR="00124BA9">
        <w:rPr>
          <w:rFonts w:ascii="Arial" w:hAnsi="Arial" w:cs="Arial"/>
          <w:sz w:val="22"/>
          <w:szCs w:val="22"/>
          <w:lang w:val="en-US"/>
        </w:rPr>
        <w:t>DDGI</w:t>
      </w:r>
      <w:r w:rsidRPr="00ED3380">
        <w:rPr>
          <w:rFonts w:ascii="Arial" w:hAnsi="Arial" w:cs="Arial"/>
          <w:sz w:val="22"/>
          <w:szCs w:val="22"/>
          <w:lang w:val="en-US"/>
        </w:rPr>
        <w:t xml:space="preserve"> involving tacrolimus, metamizole, and CYP3A4/5.</w:t>
      </w:r>
    </w:p>
    <w:p w14:paraId="093455BE" w14:textId="77777777" w:rsidR="005E69C4" w:rsidRPr="003B1DBE" w:rsidRDefault="005E69C4" w:rsidP="003B1DBE">
      <w:pPr>
        <w:spacing w:before="120" w:after="120" w:line="360" w:lineRule="auto"/>
        <w:jc w:val="both"/>
        <w:rPr>
          <w:rFonts w:ascii="Arial" w:hAnsi="Arial" w:cs="Arial"/>
          <w:sz w:val="22"/>
          <w:szCs w:val="22"/>
          <w:u w:val="single"/>
          <w:lang w:val="en-US"/>
        </w:rPr>
      </w:pPr>
      <w:bookmarkStart w:id="3" w:name="_Toc197972422"/>
      <w:commentRangeStart w:id="4"/>
      <w:r w:rsidRPr="003B1DBE">
        <w:rPr>
          <w:rFonts w:ascii="Arial" w:hAnsi="Arial" w:cs="Arial"/>
          <w:sz w:val="22"/>
          <w:szCs w:val="22"/>
          <w:u w:val="single"/>
          <w:lang w:val="en-US"/>
        </w:rPr>
        <w:t>Methods</w:t>
      </w:r>
      <w:bookmarkEnd w:id="3"/>
      <w:commentRangeEnd w:id="4"/>
      <w:r w:rsidR="000B46EF">
        <w:rPr>
          <w:rStyle w:val="CommentReference"/>
        </w:rPr>
        <w:commentReference w:id="4"/>
      </w:r>
    </w:p>
    <w:p w14:paraId="37CA0A5A" w14:textId="7A0642B9" w:rsidR="005E69C4" w:rsidRPr="00ED3380" w:rsidRDefault="005E69C4" w:rsidP="003B1DBE">
      <w:pPr>
        <w:spacing w:before="120" w:after="120"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ED3380">
        <w:rPr>
          <w:rFonts w:ascii="Arial" w:hAnsi="Arial" w:cs="Arial"/>
          <w:sz w:val="22"/>
          <w:szCs w:val="22"/>
          <w:lang w:val="en-US"/>
        </w:rPr>
        <w:t xml:space="preserve">In this descriptive, retrospective study, we used anonymized claims data from the Helsana database between 2017 and 2021. Potential </w:t>
      </w:r>
      <w:r w:rsidR="003616B5">
        <w:rPr>
          <w:rFonts w:ascii="Arial" w:hAnsi="Arial" w:cs="Arial"/>
          <w:sz w:val="22"/>
          <w:szCs w:val="22"/>
          <w:lang w:val="en-US"/>
        </w:rPr>
        <w:t>DDGIs</w:t>
      </w:r>
      <w:r w:rsidRPr="00ED3380">
        <w:rPr>
          <w:rFonts w:ascii="Arial" w:hAnsi="Arial" w:cs="Arial"/>
          <w:sz w:val="22"/>
          <w:szCs w:val="22"/>
          <w:lang w:val="en-US"/>
        </w:rPr>
        <w:t xml:space="preserve"> were defined as co-purchase of a pharmacogenetic substrate and an inhibitor/inducer within 30- or 5-days temporal windows.</w:t>
      </w:r>
    </w:p>
    <w:p w14:paraId="5CFBFE9A" w14:textId="77777777" w:rsidR="005E69C4" w:rsidRPr="003B1DBE" w:rsidRDefault="005E69C4" w:rsidP="003B1DBE">
      <w:pPr>
        <w:spacing w:before="120" w:after="120" w:line="360" w:lineRule="auto"/>
        <w:jc w:val="both"/>
        <w:rPr>
          <w:rFonts w:ascii="Arial" w:hAnsi="Arial" w:cs="Arial"/>
          <w:sz w:val="22"/>
          <w:szCs w:val="22"/>
          <w:u w:val="single"/>
          <w:lang w:val="en-US"/>
        </w:rPr>
      </w:pPr>
      <w:bookmarkStart w:id="5" w:name="_Toc197972423"/>
      <w:r w:rsidRPr="003B1DBE">
        <w:rPr>
          <w:rFonts w:ascii="Arial" w:hAnsi="Arial" w:cs="Arial"/>
          <w:sz w:val="22"/>
          <w:szCs w:val="22"/>
          <w:u w:val="single"/>
          <w:lang w:val="en-US"/>
        </w:rPr>
        <w:t>Results</w:t>
      </w:r>
      <w:bookmarkEnd w:id="5"/>
    </w:p>
    <w:p w14:paraId="4A6346F7" w14:textId="55BA01AB" w:rsidR="005E69C4" w:rsidRPr="00ED3380" w:rsidRDefault="005E69C4" w:rsidP="003B1DBE">
      <w:pPr>
        <w:spacing w:before="120" w:after="120"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ED3380">
        <w:rPr>
          <w:rFonts w:ascii="Arial" w:hAnsi="Arial" w:cs="Arial"/>
          <w:sz w:val="22"/>
          <w:szCs w:val="22"/>
          <w:lang w:val="en-US"/>
        </w:rPr>
        <w:t xml:space="preserve">During the entire five-year period, 18’523 (2.07%) and 12’645 (1.41%) of individuals were exposed to potential </w:t>
      </w:r>
      <w:r w:rsidR="00E36573">
        <w:rPr>
          <w:rFonts w:ascii="Arial" w:hAnsi="Arial" w:cs="Arial"/>
          <w:sz w:val="22"/>
          <w:szCs w:val="22"/>
          <w:lang w:val="en-US"/>
        </w:rPr>
        <w:t>DDGIs</w:t>
      </w:r>
      <w:r w:rsidRPr="00ED3380">
        <w:rPr>
          <w:rFonts w:ascii="Arial" w:hAnsi="Arial" w:cs="Arial"/>
          <w:sz w:val="22"/>
          <w:szCs w:val="22"/>
          <w:lang w:val="en-US"/>
        </w:rPr>
        <w:t xml:space="preserve"> using the 30-days and the 5-days windows, respectively. CYP3A4/5 was the most frequently involved, and nervous system drugs were by far the most involved in our study population. Quetiapine ranked first in number of participations, with quetiapine – metamizole being the predominant drug-pair every year. Overall, the number of </w:t>
      </w:r>
      <w:r w:rsidR="00C375B6">
        <w:rPr>
          <w:rFonts w:ascii="Arial" w:hAnsi="Arial" w:cs="Arial"/>
          <w:sz w:val="22"/>
          <w:szCs w:val="22"/>
          <w:lang w:val="en-US"/>
        </w:rPr>
        <w:t>DDGIs</w:t>
      </w:r>
      <w:r w:rsidRPr="00ED3380">
        <w:rPr>
          <w:rFonts w:ascii="Arial" w:hAnsi="Arial" w:cs="Arial"/>
          <w:sz w:val="22"/>
          <w:szCs w:val="22"/>
          <w:lang w:val="en-US"/>
        </w:rPr>
        <w:t xml:space="preserve"> and persons at risk increased until 2019-2020, then slightly declined. Tacrolimus – metamizole interactions, more present in males, followed a similar pattern.</w:t>
      </w:r>
    </w:p>
    <w:p w14:paraId="5DA65695" w14:textId="77777777" w:rsidR="005E69C4" w:rsidRPr="003B1DBE" w:rsidRDefault="005E69C4" w:rsidP="003B1DBE">
      <w:pPr>
        <w:spacing w:before="120" w:after="120" w:line="360" w:lineRule="auto"/>
        <w:jc w:val="both"/>
        <w:rPr>
          <w:rFonts w:ascii="Arial" w:hAnsi="Arial" w:cs="Arial"/>
          <w:sz w:val="22"/>
          <w:szCs w:val="22"/>
          <w:u w:val="single"/>
          <w:lang w:val="en-US"/>
        </w:rPr>
      </w:pPr>
      <w:bookmarkStart w:id="6" w:name="_Toc197972424"/>
      <w:r w:rsidRPr="003B1DBE">
        <w:rPr>
          <w:rFonts w:ascii="Arial" w:hAnsi="Arial" w:cs="Arial"/>
          <w:sz w:val="22"/>
          <w:szCs w:val="22"/>
          <w:u w:val="single"/>
          <w:lang w:val="en-US"/>
        </w:rPr>
        <w:t>Conclusions</w:t>
      </w:r>
      <w:bookmarkEnd w:id="6"/>
    </w:p>
    <w:p w14:paraId="706F1C9D" w14:textId="1CA2E849" w:rsidR="005E69C4" w:rsidRPr="00ED3380" w:rsidRDefault="005E69C4" w:rsidP="003B1DBE">
      <w:pPr>
        <w:spacing w:before="120" w:after="120"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commentRangeStart w:id="7"/>
      <w:r w:rsidRPr="00ED3380">
        <w:rPr>
          <w:rFonts w:ascii="Arial" w:hAnsi="Arial" w:cs="Arial"/>
          <w:sz w:val="22"/>
          <w:szCs w:val="22"/>
          <w:lang w:val="en-US"/>
        </w:rPr>
        <w:t xml:space="preserve">This analysis concludes that </w:t>
      </w:r>
      <w:r w:rsidR="00A16141">
        <w:rPr>
          <w:rFonts w:ascii="Arial" w:hAnsi="Arial" w:cs="Arial"/>
          <w:sz w:val="22"/>
          <w:szCs w:val="22"/>
          <w:lang w:val="en-US"/>
        </w:rPr>
        <w:t>DDGIs</w:t>
      </w:r>
      <w:r w:rsidRPr="00ED3380">
        <w:rPr>
          <w:rFonts w:ascii="Arial" w:hAnsi="Arial" w:cs="Arial"/>
          <w:sz w:val="22"/>
          <w:szCs w:val="22"/>
          <w:lang w:val="en-US"/>
        </w:rPr>
        <w:t xml:space="preserve"> involving OATP1B1, BCRP, CYP2B6, and CYP3A4/5, although understudied, are present in the Swiss population and deserve more attention</w:t>
      </w:r>
      <w:commentRangeEnd w:id="7"/>
      <w:r w:rsidR="006F2713">
        <w:rPr>
          <w:rStyle w:val="CommentReference"/>
        </w:rPr>
        <w:commentReference w:id="7"/>
      </w:r>
      <w:r w:rsidRPr="00ED3380">
        <w:rPr>
          <w:rFonts w:ascii="Arial" w:hAnsi="Arial" w:cs="Arial"/>
          <w:sz w:val="22"/>
          <w:szCs w:val="22"/>
          <w:lang w:val="en-US"/>
        </w:rPr>
        <w:t>. Integration of genetic information and clinical data into research could be useful in personalized medicine and might reduce the risk of adverse drug reactions. Moreover, the impact of Covid-19 pandemic and drug shortage on medication use requires further investigation.</w:t>
      </w:r>
    </w:p>
    <w:p w14:paraId="46CCFA2B" w14:textId="6D90B5B1" w:rsidR="00C168AE" w:rsidRDefault="00C168AE" w:rsidP="003B1DBE">
      <w:pPr>
        <w:spacing w:before="120" w:after="120" w:line="360" w:lineRule="auto"/>
        <w:jc w:val="both"/>
        <w:rPr>
          <w:ins w:id="8" w:author="Zenabu Suboi" w:date="2025-05-19T11:18:00Z"/>
          <w:rFonts w:ascii="Arial" w:hAnsi="Arial" w:cs="Arial"/>
          <w:sz w:val="22"/>
          <w:szCs w:val="22"/>
          <w:lang w:val="en-US"/>
        </w:rPr>
      </w:pPr>
    </w:p>
    <w:p w14:paraId="63974900" w14:textId="40384AF1" w:rsidR="006F2713" w:rsidRPr="00A66431" w:rsidRDefault="006F2713" w:rsidP="003B1DBE">
      <w:pPr>
        <w:spacing w:before="120" w:after="120" w:line="360" w:lineRule="auto"/>
        <w:jc w:val="both"/>
        <w:rPr>
          <w:ins w:id="9" w:author="Zenabu Suboi" w:date="2025-05-19T11:18:00Z"/>
          <w:rFonts w:ascii="Arial" w:hAnsi="Arial" w:cs="Arial"/>
          <w:sz w:val="22"/>
          <w:szCs w:val="22"/>
          <w:lang w:val="en-US"/>
        </w:rPr>
      </w:pPr>
      <w:ins w:id="10" w:author="Zenabu Suboi" w:date="2025-05-19T11:18:00Z">
        <w:r w:rsidRPr="00A66431">
          <w:rPr>
            <w:rFonts w:ascii="Arial" w:hAnsi="Arial" w:cs="Arial"/>
            <w:sz w:val="22"/>
            <w:szCs w:val="22"/>
            <w:lang w:val="en-US"/>
          </w:rPr>
          <w:t>Dear Aline,</w:t>
        </w:r>
      </w:ins>
    </w:p>
    <w:p w14:paraId="4A9FE6F4" w14:textId="49E27549" w:rsidR="006F2713" w:rsidRPr="004E0DC2" w:rsidRDefault="006F2713" w:rsidP="003B1DBE">
      <w:pPr>
        <w:spacing w:before="120" w:after="120" w:line="360" w:lineRule="auto"/>
        <w:jc w:val="both"/>
        <w:rPr>
          <w:ins w:id="11" w:author="Zenabu Suboi" w:date="2025-05-19T11:22:00Z"/>
          <w:rFonts w:ascii="Arial" w:hAnsi="Arial" w:cs="Arial"/>
          <w:sz w:val="22"/>
          <w:szCs w:val="22"/>
          <w:lang w:val="en-US"/>
        </w:rPr>
      </w:pPr>
      <w:ins w:id="12" w:author="Zenabu Suboi" w:date="2025-05-19T11:18:00Z">
        <w:r w:rsidRPr="00A66431">
          <w:rPr>
            <w:rFonts w:ascii="Arial" w:hAnsi="Arial" w:cs="Arial"/>
            <w:sz w:val="22"/>
            <w:szCs w:val="22"/>
            <w:lang w:val="en-US"/>
          </w:rPr>
          <w:t>I</w:t>
        </w:r>
        <w:r w:rsidRPr="004E0DC2">
          <w:rPr>
            <w:rFonts w:ascii="Arial" w:hAnsi="Arial" w:cs="Arial"/>
            <w:sz w:val="22"/>
            <w:szCs w:val="22"/>
            <w:lang w:val="en-US"/>
          </w:rPr>
          <w:t xml:space="preserve"> think your</w:t>
        </w:r>
      </w:ins>
      <w:ins w:id="13" w:author="Zenabu Suboi" w:date="2025-05-19T11:19:00Z">
        <w:r w:rsidRPr="004E0DC2">
          <w:rPr>
            <w:rFonts w:ascii="Arial" w:hAnsi="Arial" w:cs="Arial"/>
            <w:sz w:val="22"/>
            <w:szCs w:val="22"/>
            <w:lang w:val="en-US"/>
          </w:rPr>
          <w:t xml:space="preserve"> project is relevant and</w:t>
        </w:r>
      </w:ins>
      <w:ins w:id="14" w:author="Zenabu Suboi" w:date="2025-05-19T11:22:00Z">
        <w:r w:rsidR="00A66431" w:rsidRPr="004E0DC2">
          <w:rPr>
            <w:rFonts w:ascii="Arial" w:hAnsi="Arial" w:cs="Arial"/>
            <w:sz w:val="22"/>
            <w:szCs w:val="22"/>
            <w:lang w:val="en-US"/>
          </w:rPr>
          <w:t xml:space="preserve"> very</w:t>
        </w:r>
      </w:ins>
      <w:ins w:id="15" w:author="Zenabu Suboi" w:date="2025-05-19T11:19:00Z">
        <w:r w:rsidRPr="004E0DC2">
          <w:rPr>
            <w:rFonts w:ascii="Arial" w:hAnsi="Arial" w:cs="Arial"/>
            <w:sz w:val="22"/>
            <w:szCs w:val="22"/>
            <w:lang w:val="en-US"/>
          </w:rPr>
          <w:t xml:space="preserve"> interesting</w:t>
        </w:r>
      </w:ins>
      <w:ins w:id="16" w:author="Zenabu Suboi" w:date="2025-05-19T11:22:00Z">
        <w:r w:rsidR="00A66431" w:rsidRPr="004E0DC2">
          <w:rPr>
            <w:rFonts w:ascii="Arial" w:hAnsi="Arial" w:cs="Arial"/>
            <w:sz w:val="22"/>
            <w:szCs w:val="22"/>
            <w:lang w:val="en-US"/>
          </w:rPr>
          <w:t>. The</w:t>
        </w:r>
      </w:ins>
      <w:ins w:id="17" w:author="Zenabu Suboi" w:date="2025-05-19T11:18:00Z">
        <w:r w:rsidRPr="004E0DC2">
          <w:rPr>
            <w:rFonts w:ascii="Arial" w:hAnsi="Arial" w:cs="Arial"/>
            <w:sz w:val="22"/>
            <w:szCs w:val="22"/>
            <w:lang w:val="en-US"/>
          </w:rPr>
          <w:t xml:space="preserve"> abstract looks great and </w:t>
        </w:r>
      </w:ins>
      <w:ins w:id="18" w:author="Zenabu Suboi" w:date="2025-05-19T11:28:00Z">
        <w:r w:rsidR="004E0DC2">
          <w:rPr>
            <w:rFonts w:ascii="Arial" w:hAnsi="Arial" w:cs="Arial"/>
            <w:sz w:val="22"/>
            <w:szCs w:val="22"/>
            <w:lang w:val="en-US"/>
          </w:rPr>
          <w:t>nicely</w:t>
        </w:r>
      </w:ins>
      <w:bookmarkStart w:id="19" w:name="_GoBack"/>
      <w:bookmarkEnd w:id="19"/>
      <w:ins w:id="20" w:author="Zenabu Suboi" w:date="2025-05-19T11:18:00Z">
        <w:r w:rsidRPr="004E0DC2">
          <w:rPr>
            <w:rFonts w:ascii="Arial" w:hAnsi="Arial" w:cs="Arial"/>
            <w:sz w:val="22"/>
            <w:szCs w:val="22"/>
            <w:lang w:val="en-US"/>
          </w:rPr>
          <w:t xml:space="preserve"> written. Kindly find a few of my comments abov</w:t>
        </w:r>
      </w:ins>
      <w:ins w:id="21" w:author="Zenabu Suboi" w:date="2025-05-19T11:19:00Z">
        <w:r w:rsidRPr="004E0DC2">
          <w:rPr>
            <w:rFonts w:ascii="Arial" w:hAnsi="Arial" w:cs="Arial"/>
            <w:sz w:val="22"/>
            <w:szCs w:val="22"/>
            <w:lang w:val="en-US"/>
          </w:rPr>
          <w:t>e.</w:t>
        </w:r>
      </w:ins>
      <w:ins w:id="22" w:author="Zenabu Suboi" w:date="2025-05-19T11:22:00Z">
        <w:r w:rsidR="00A66431" w:rsidRPr="004E0DC2">
          <w:rPr>
            <w:rFonts w:ascii="Arial" w:hAnsi="Arial" w:cs="Arial"/>
            <w:sz w:val="22"/>
            <w:szCs w:val="22"/>
            <w:lang w:val="en-US"/>
          </w:rPr>
          <w:t xml:space="preserve"> I wish you all the best for the rest of your work. Thank you</w:t>
        </w:r>
      </w:ins>
    </w:p>
    <w:p w14:paraId="3F95BA04" w14:textId="77777777" w:rsidR="00A66431" w:rsidRPr="004E0DC2" w:rsidRDefault="00A66431" w:rsidP="003B1DBE">
      <w:pPr>
        <w:spacing w:before="120" w:after="120" w:line="360" w:lineRule="auto"/>
        <w:jc w:val="both"/>
        <w:rPr>
          <w:ins w:id="23" w:author="Zenabu Suboi" w:date="2025-05-19T11:23:00Z"/>
          <w:rFonts w:ascii="Arial" w:hAnsi="Arial" w:cs="Arial"/>
          <w:sz w:val="22"/>
          <w:szCs w:val="22"/>
          <w:lang w:val="en-US"/>
        </w:rPr>
      </w:pPr>
      <w:ins w:id="24" w:author="Zenabu Suboi" w:date="2025-05-19T11:23:00Z">
        <w:r w:rsidRPr="004E0DC2">
          <w:rPr>
            <w:rFonts w:ascii="Arial" w:hAnsi="Arial" w:cs="Arial"/>
            <w:sz w:val="22"/>
            <w:szCs w:val="22"/>
            <w:lang w:val="en-US"/>
          </w:rPr>
          <w:t>Regards,</w:t>
        </w:r>
      </w:ins>
    </w:p>
    <w:p w14:paraId="4F164E0D" w14:textId="719A17F3" w:rsidR="00A66431" w:rsidRPr="004E0DC2" w:rsidRDefault="00A66431" w:rsidP="003B1DBE">
      <w:pPr>
        <w:spacing w:before="120" w:after="120"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ins w:id="25" w:author="Zenabu Suboi" w:date="2025-05-19T11:23:00Z">
        <w:r w:rsidRPr="004E0DC2">
          <w:rPr>
            <w:rFonts w:ascii="Arial" w:hAnsi="Arial" w:cs="Arial"/>
            <w:sz w:val="22"/>
            <w:szCs w:val="22"/>
            <w:lang w:val="en-US"/>
          </w:rPr>
          <w:t>Zenabu</w:t>
        </w:r>
      </w:ins>
    </w:p>
    <w:sectPr w:rsidR="00A66431" w:rsidRPr="004E0DC2">
      <w:footerReference w:type="default" r:id="rId9"/>
      <w:footerReference w:type="firs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Zenabu Suboi" w:date="2025-05-19T11:01:00Z" w:initials="ZS">
    <w:p w14:paraId="3EB8A0FB" w14:textId="679EB03B" w:rsidR="000B46EF" w:rsidRDefault="000B46EF">
      <w:pPr>
        <w:pStyle w:val="CommentText"/>
      </w:pPr>
      <w:r>
        <w:rPr>
          <w:rStyle w:val="CommentReference"/>
        </w:rPr>
        <w:annotationRef/>
      </w:r>
      <w:r>
        <w:t xml:space="preserve">The gap statement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filling</w:t>
      </w:r>
      <w:proofErr w:type="spellEnd"/>
      <w:r>
        <w:t xml:space="preserve"> the gap</w:t>
      </w:r>
    </w:p>
    <w:p w14:paraId="4DDBA6AB" w14:textId="6ABCE5F6" w:rsidR="00A66431" w:rsidRDefault="00A66431">
      <w:pPr>
        <w:pStyle w:val="CommentText"/>
      </w:pPr>
    </w:p>
    <w:p w14:paraId="6BCF0367" w14:textId="0EA19FAF" w:rsidR="00A66431" w:rsidRDefault="00A66431">
      <w:pPr>
        <w:pStyle w:val="CommentText"/>
      </w:pPr>
      <w:r>
        <w:t xml:space="preserve">For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I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helpful</w:t>
      </w:r>
      <w:proofErr w:type="spellEnd"/>
      <w:r>
        <w:t xml:space="preserve"> in </w:t>
      </w:r>
      <w:proofErr w:type="spellStart"/>
      <w:r>
        <w:t>understanding</w:t>
      </w:r>
      <w:proofErr w:type="spellEnd"/>
      <w:r>
        <w:t xml:space="preserve"> some of the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things</w:t>
      </w:r>
      <w:proofErr w:type="spellEnd"/>
      <w:r>
        <w:t>.</w:t>
      </w:r>
    </w:p>
    <w:p w14:paraId="1B393A1F" w14:textId="5D2710B4" w:rsidR="000B46EF" w:rsidRDefault="000B46EF">
      <w:pPr>
        <w:pStyle w:val="CommentText"/>
      </w:pPr>
    </w:p>
  </w:comment>
  <w:comment w:id="2" w:author="Zenabu Suboi" w:date="2025-05-19T11:07:00Z" w:initials="ZS">
    <w:p w14:paraId="6133A24E" w14:textId="067F823A" w:rsidR="00CE11C5" w:rsidRDefault="00CE11C5">
      <w:pPr>
        <w:pStyle w:val="CommentText"/>
      </w:pPr>
      <w:r>
        <w:rPr>
          <w:rStyle w:val="CommentReference"/>
        </w:rPr>
        <w:annotationRef/>
      </w:r>
      <w:r>
        <w:t xml:space="preserve">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nice</w:t>
      </w:r>
      <w:proofErr w:type="spellEnd"/>
      <w:r>
        <w:t xml:space="preserve"> to </w:t>
      </w:r>
      <w:proofErr w:type="spellStart"/>
      <w:r>
        <w:t>know</w:t>
      </w:r>
      <w:proofErr w:type="spellEnd"/>
      <w:r>
        <w:t xml:space="preserve"> the target </w:t>
      </w:r>
      <w:proofErr w:type="spellStart"/>
      <w:r>
        <w:t>population</w:t>
      </w:r>
      <w:proofErr w:type="spellEnd"/>
      <w:r>
        <w:t xml:space="preserve"> in the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 w:rsidR="006F2713">
        <w:t>unsure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I </w:t>
      </w:r>
      <w:proofErr w:type="spellStart"/>
      <w:r>
        <w:t>read</w:t>
      </w:r>
      <w:proofErr w:type="spellEnd"/>
      <w:r>
        <w:t xml:space="preserve"> the </w:t>
      </w:r>
      <w:proofErr w:type="spellStart"/>
      <w:r>
        <w:t>conclusion</w:t>
      </w:r>
      <w:proofErr w:type="spellEnd"/>
      <w:r>
        <w:t xml:space="preserve"> part</w:t>
      </w:r>
    </w:p>
  </w:comment>
  <w:comment w:id="4" w:author="Zenabu Suboi" w:date="2025-05-19T11:03:00Z" w:initials="ZS">
    <w:p w14:paraId="702E38ED" w14:textId="2F7BCD2B" w:rsidR="000B46EF" w:rsidRDefault="000B46EF">
      <w:pPr>
        <w:pStyle w:val="CommentText"/>
      </w:pPr>
      <w:r>
        <w:rPr>
          <w:rStyle w:val="CommentReference"/>
        </w:rPr>
        <w:annotationRef/>
      </w:r>
      <w:r>
        <w:t xml:space="preserve">Great! The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short and concise</w:t>
      </w:r>
    </w:p>
  </w:comment>
  <w:comment w:id="7" w:author="Zenabu Suboi" w:date="2025-05-19T11:14:00Z" w:initials="ZS">
    <w:p w14:paraId="1BBB3A09" w14:textId="0321C289" w:rsidR="006F2713" w:rsidRDefault="006F2713">
      <w:pPr>
        <w:pStyle w:val="CommentText"/>
      </w:pPr>
      <w:r>
        <w:rPr>
          <w:rStyle w:val="CommentReference"/>
        </w:rPr>
        <w:annotationRef/>
      </w:r>
      <w:proofErr w:type="spellStart"/>
      <w:r>
        <w:t>As</w:t>
      </w:r>
      <w:proofErr w:type="spellEnd"/>
      <w:r>
        <w:t xml:space="preserve"> I </w:t>
      </w:r>
      <w:proofErr w:type="spellStart"/>
      <w:r>
        <w:t>mentioned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, the </w:t>
      </w:r>
      <w:proofErr w:type="spellStart"/>
      <w:r>
        <w:t>conclusion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seem</w:t>
      </w:r>
      <w:proofErr w:type="spellEnd"/>
      <w:r>
        <w:t xml:space="preserve"> to </w:t>
      </w:r>
      <w:proofErr w:type="spellStart"/>
      <w:r>
        <w:t>respond</w:t>
      </w:r>
      <w:proofErr w:type="spellEnd"/>
      <w:r>
        <w:t xml:space="preserve"> to the gap statement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the </w:t>
      </w:r>
      <w:proofErr w:type="spellStart"/>
      <w:r>
        <w:t>introduction</w:t>
      </w:r>
      <w:proofErr w:type="spellEnd"/>
      <w:r>
        <w:t xml:space="preserve"> of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the gap statement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B393A1F" w15:done="0"/>
  <w15:commentEx w15:paraId="6133A24E" w15:done="0"/>
  <w15:commentEx w15:paraId="702E38ED" w15:done="0"/>
  <w15:commentEx w15:paraId="1BBB3A09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DF9267" w14:textId="77777777" w:rsidR="00EA513C" w:rsidRDefault="00EA513C" w:rsidP="005E69C4">
      <w:r>
        <w:separator/>
      </w:r>
    </w:p>
  </w:endnote>
  <w:endnote w:type="continuationSeparator" w:id="0">
    <w:p w14:paraId="5FF4C5C6" w14:textId="77777777" w:rsidR="00EA513C" w:rsidRDefault="00EA513C" w:rsidP="005E6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72537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8D7A6F" w14:textId="483017AE" w:rsidR="00CB3122" w:rsidRDefault="00EA513C" w:rsidP="00B24D05">
        <w:pPr>
          <w:pStyle w:val="NoSpacing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0DC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1B6A23" w14:textId="77777777" w:rsidR="00CB3122" w:rsidRDefault="00CB3122">
    <w:pPr>
      <w:pStyle w:val="Foot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631C76" w14:paraId="1EE6BA15" w14:textId="77777777" w:rsidTr="00631C76">
      <w:tc>
        <w:tcPr>
          <w:tcW w:w="4531" w:type="dxa"/>
          <w:vAlign w:val="center"/>
        </w:tcPr>
        <w:p w14:paraId="31C38E6B" w14:textId="7AD292AD" w:rsidR="00CB3122" w:rsidRDefault="00CB3122" w:rsidP="00631C76">
          <w:pPr>
            <w:pStyle w:val="Footer"/>
            <w:jc w:val="left"/>
          </w:pPr>
        </w:p>
      </w:tc>
      <w:tc>
        <w:tcPr>
          <w:tcW w:w="4531" w:type="dxa"/>
          <w:vAlign w:val="center"/>
        </w:tcPr>
        <w:p w14:paraId="363B6036" w14:textId="7B5201FC" w:rsidR="00CB3122" w:rsidRDefault="00CB3122" w:rsidP="00631C76">
          <w:pPr>
            <w:pStyle w:val="Footer"/>
            <w:jc w:val="right"/>
          </w:pPr>
        </w:p>
      </w:tc>
    </w:tr>
  </w:tbl>
  <w:p w14:paraId="147D6F87" w14:textId="77777777" w:rsidR="00CB3122" w:rsidRDefault="00CB31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6C8CDD" w14:textId="77777777" w:rsidR="00EA513C" w:rsidRDefault="00EA513C" w:rsidP="005E69C4">
      <w:r>
        <w:separator/>
      </w:r>
    </w:p>
  </w:footnote>
  <w:footnote w:type="continuationSeparator" w:id="0">
    <w:p w14:paraId="0AA0FE87" w14:textId="77777777" w:rsidR="00EA513C" w:rsidRDefault="00EA513C" w:rsidP="005E69C4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Zenabu Suboi">
    <w15:presenceInfo w15:providerId="None" w15:userId="Zenabu Subo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8AE"/>
    <w:rsid w:val="000B46EF"/>
    <w:rsid w:val="00124BA9"/>
    <w:rsid w:val="00156AF3"/>
    <w:rsid w:val="00190A09"/>
    <w:rsid w:val="001F216A"/>
    <w:rsid w:val="002421EA"/>
    <w:rsid w:val="002A4046"/>
    <w:rsid w:val="002C0E31"/>
    <w:rsid w:val="002C3650"/>
    <w:rsid w:val="00327A29"/>
    <w:rsid w:val="003616B5"/>
    <w:rsid w:val="0038390D"/>
    <w:rsid w:val="003B1DBE"/>
    <w:rsid w:val="003E2313"/>
    <w:rsid w:val="004754A9"/>
    <w:rsid w:val="004E0DC2"/>
    <w:rsid w:val="005E69C4"/>
    <w:rsid w:val="005E6A94"/>
    <w:rsid w:val="006F2713"/>
    <w:rsid w:val="007F0402"/>
    <w:rsid w:val="008909EA"/>
    <w:rsid w:val="00935F23"/>
    <w:rsid w:val="009E5F44"/>
    <w:rsid w:val="00A16141"/>
    <w:rsid w:val="00A66431"/>
    <w:rsid w:val="00B62B14"/>
    <w:rsid w:val="00B715CE"/>
    <w:rsid w:val="00BA3C5A"/>
    <w:rsid w:val="00C168AE"/>
    <w:rsid w:val="00C375B6"/>
    <w:rsid w:val="00CB3122"/>
    <w:rsid w:val="00CB39F9"/>
    <w:rsid w:val="00CE11C5"/>
    <w:rsid w:val="00E237DD"/>
    <w:rsid w:val="00E36573"/>
    <w:rsid w:val="00E638EB"/>
    <w:rsid w:val="00EA513C"/>
    <w:rsid w:val="00ED3380"/>
    <w:rsid w:val="00F209AB"/>
    <w:rsid w:val="00F6348D"/>
    <w:rsid w:val="00F8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749DDBF"/>
  <w15:chartTrackingRefBased/>
  <w15:docId w15:val="{BE704CD0-345E-9E48-8D0A-FB78DE6A9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8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8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8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8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8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8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8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8A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E69C4"/>
    <w:pPr>
      <w:tabs>
        <w:tab w:val="center" w:pos="4536"/>
        <w:tab w:val="right" w:pos="9072"/>
      </w:tabs>
      <w:spacing w:before="240" w:after="120" w:line="360" w:lineRule="auto"/>
      <w:jc w:val="both"/>
    </w:pPr>
    <w:rPr>
      <w:rFonts w:ascii="Times New Roman" w:hAnsi="Times New Roman" w:cs="Calibri"/>
      <w:kern w:val="0"/>
      <w:sz w:val="22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E69C4"/>
    <w:rPr>
      <w:rFonts w:ascii="Times New Roman" w:hAnsi="Times New Roman" w:cs="Calibr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5E69C4"/>
    <w:rPr>
      <w:kern w:val="0"/>
      <w:sz w:val="22"/>
      <w:szCs w:val="22"/>
      <w:lang w:val="de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E69C4"/>
    <w:pPr>
      <w:jc w:val="center"/>
    </w:pPr>
    <w:rPr>
      <w:rFonts w:ascii="Times New Roman" w:hAnsi="Times New Roman" w:cs="Calibri"/>
      <w:kern w:val="0"/>
      <w:szCs w:val="22"/>
      <w:lang w:val="de-C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E69C4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69C4"/>
  </w:style>
  <w:style w:type="character" w:styleId="CommentReference">
    <w:name w:val="annotation reference"/>
    <w:basedOn w:val="DefaultParagraphFont"/>
    <w:uiPriority w:val="99"/>
    <w:semiHidden/>
    <w:unhideWhenUsed/>
    <w:rsid w:val="000B46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46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46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46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46E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46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B33668-C817-490F-B590-4B41DEE9F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1800</Characters>
  <Application>Microsoft Office Word</Application>
  <DocSecurity>0</DocSecurity>
  <Lines>34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Bencastro</dc:creator>
  <cp:keywords/>
  <dc:description/>
  <cp:lastModifiedBy>Zenabu Suboi</cp:lastModifiedBy>
  <cp:revision>3</cp:revision>
  <dcterms:created xsi:type="dcterms:W3CDTF">2025-05-19T09:25:00Z</dcterms:created>
  <dcterms:modified xsi:type="dcterms:W3CDTF">2025-05-19T09:28:00Z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363ae789-0dd2-4557-8a61-89aba4d0868f</vt:lpwstr>
  </property>
</Properties>
</file>