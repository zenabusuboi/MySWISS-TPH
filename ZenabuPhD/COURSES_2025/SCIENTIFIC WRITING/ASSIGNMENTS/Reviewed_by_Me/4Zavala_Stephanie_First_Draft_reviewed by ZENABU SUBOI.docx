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52870A" w14:textId="77777777" w:rsidR="00237618" w:rsidRPr="00947814" w:rsidRDefault="00237618">
      <w:pPr>
        <w:rPr>
          <w:rFonts w:ascii="Arial" w:hAnsi="Arial" w:cs="Arial"/>
          <w:b/>
          <w:bCs/>
        </w:rPr>
      </w:pPr>
    </w:p>
    <w:p w14:paraId="2A4C593F" w14:textId="4012FC57" w:rsidR="00CD678E" w:rsidRPr="00947814" w:rsidRDefault="39BF38C8">
      <w:pPr>
        <w:rPr>
          <w:rFonts w:ascii="Arial" w:hAnsi="Arial" w:cs="Arial"/>
          <w:b/>
          <w:bCs/>
        </w:rPr>
      </w:pPr>
      <w:r w:rsidRPr="53F3D500">
        <w:rPr>
          <w:rFonts w:ascii="Arial" w:hAnsi="Arial" w:cs="Arial"/>
          <w:b/>
          <w:bCs/>
        </w:rPr>
        <w:t xml:space="preserve">Part 1: </w:t>
      </w:r>
      <w:r w:rsidR="4E295B2E" w:rsidRPr="53F3D500">
        <w:rPr>
          <w:rFonts w:ascii="Arial" w:hAnsi="Arial" w:cs="Arial"/>
          <w:b/>
          <w:bCs/>
        </w:rPr>
        <w:t>Possible i</w:t>
      </w:r>
      <w:r w:rsidRPr="53F3D500">
        <w:rPr>
          <w:rFonts w:ascii="Arial" w:hAnsi="Arial" w:cs="Arial"/>
          <w:b/>
          <w:bCs/>
        </w:rPr>
        <w:t>ntroductory s</w:t>
      </w:r>
      <w:r w:rsidR="00CD678E" w:rsidRPr="53F3D500">
        <w:rPr>
          <w:rFonts w:ascii="Arial" w:hAnsi="Arial" w:cs="Arial"/>
          <w:b/>
          <w:bCs/>
        </w:rPr>
        <w:t>entences</w:t>
      </w:r>
    </w:p>
    <w:p w14:paraId="559E6A32" w14:textId="01C7B96C" w:rsidR="00CD678E" w:rsidRPr="00947814" w:rsidRDefault="00211E1E" w:rsidP="00211E1E">
      <w:pPr>
        <w:pStyle w:val="ListParagraph"/>
        <w:numPr>
          <w:ilvl w:val="0"/>
          <w:numId w:val="2"/>
        </w:numPr>
        <w:rPr>
          <w:rFonts w:ascii="Arial" w:hAnsi="Arial" w:cs="Arial"/>
        </w:rPr>
      </w:pPr>
      <w:r w:rsidRPr="00947814">
        <w:rPr>
          <w:rFonts w:ascii="Arial" w:hAnsi="Arial" w:cs="Arial"/>
        </w:rPr>
        <w:t>Zoonotic emerging infectious diseases represent a global challenge</w:t>
      </w:r>
      <w:r w:rsidR="00C64BEE" w:rsidRPr="00947814">
        <w:rPr>
          <w:rFonts w:ascii="Arial" w:hAnsi="Arial" w:cs="Arial"/>
        </w:rPr>
        <w:t xml:space="preserve"> in the context of pandemics</w:t>
      </w:r>
      <w:r w:rsidRPr="00947814">
        <w:rPr>
          <w:rFonts w:ascii="Arial" w:hAnsi="Arial" w:cs="Arial"/>
        </w:rPr>
        <w:t>.</w:t>
      </w:r>
    </w:p>
    <w:p w14:paraId="736FDBB4" w14:textId="4ADFBED0" w:rsidR="00211E1E" w:rsidRPr="00947814" w:rsidRDefault="00211E1E" w:rsidP="00211E1E">
      <w:pPr>
        <w:pStyle w:val="ListParagraph"/>
        <w:numPr>
          <w:ilvl w:val="0"/>
          <w:numId w:val="2"/>
        </w:numPr>
        <w:rPr>
          <w:rFonts w:ascii="Arial" w:hAnsi="Arial" w:cs="Arial"/>
        </w:rPr>
      </w:pPr>
      <w:commentRangeStart w:id="0"/>
      <w:r w:rsidRPr="00947814">
        <w:rPr>
          <w:rFonts w:ascii="Arial" w:hAnsi="Arial" w:cs="Arial"/>
        </w:rPr>
        <w:t>Zoonotic diseases stemming from wildlife are a risk for future pandemics.</w:t>
      </w:r>
      <w:commentRangeEnd w:id="0"/>
      <w:r w:rsidR="00D35699">
        <w:rPr>
          <w:rStyle w:val="CommentReference"/>
        </w:rPr>
        <w:commentReference w:id="0"/>
      </w:r>
    </w:p>
    <w:p w14:paraId="79171AE6" w14:textId="18A5A72A" w:rsidR="00237618" w:rsidRPr="00947814" w:rsidRDefault="00211E1E" w:rsidP="00237618">
      <w:pPr>
        <w:pStyle w:val="ListParagraph"/>
        <w:numPr>
          <w:ilvl w:val="0"/>
          <w:numId w:val="2"/>
        </w:numPr>
        <w:rPr>
          <w:rFonts w:ascii="Arial" w:hAnsi="Arial" w:cs="Arial"/>
        </w:rPr>
      </w:pPr>
      <w:commentRangeStart w:id="1"/>
      <w:r w:rsidRPr="53F3D500">
        <w:rPr>
          <w:rFonts w:ascii="Arial" w:hAnsi="Arial" w:cs="Arial"/>
        </w:rPr>
        <w:t>Zoonotic emerging diseases play a critical role in the development of future pandemics.</w:t>
      </w:r>
      <w:commentRangeEnd w:id="1"/>
      <w:r w:rsidR="00D35699">
        <w:rPr>
          <w:rStyle w:val="CommentReference"/>
        </w:rPr>
        <w:commentReference w:id="1"/>
      </w:r>
    </w:p>
    <w:p w14:paraId="196F8331" w14:textId="41EBEB19" w:rsidR="17FBB0EB" w:rsidRPr="005E56AE" w:rsidRDefault="17FBB0EB" w:rsidP="53F3D500">
      <w:pPr>
        <w:rPr>
          <w:rFonts w:ascii="Arial" w:hAnsi="Arial" w:cs="Arial"/>
          <w:b/>
          <w:bCs/>
        </w:rPr>
      </w:pPr>
      <w:r w:rsidRPr="005E56AE">
        <w:rPr>
          <w:rFonts w:ascii="Arial" w:hAnsi="Arial" w:cs="Arial"/>
          <w:b/>
          <w:bCs/>
        </w:rPr>
        <w:t xml:space="preserve">Part 2: Introduction </w:t>
      </w:r>
    </w:p>
    <w:p w14:paraId="738B0739" w14:textId="490E3BDC" w:rsidR="17FBB0EB" w:rsidRDefault="17FBB0EB" w:rsidP="53F3D500">
      <w:pPr>
        <w:spacing w:after="0" w:line="276" w:lineRule="auto"/>
        <w:jc w:val="both"/>
        <w:rPr>
          <w:rFonts w:ascii="Arial" w:eastAsia="Arial" w:hAnsi="Arial" w:cs="Arial"/>
          <w:sz w:val="22"/>
          <w:szCs w:val="22"/>
        </w:rPr>
      </w:pPr>
      <w:r w:rsidRPr="005E56AE">
        <w:rPr>
          <w:rFonts w:ascii="Arial" w:eastAsia="Arial" w:hAnsi="Arial" w:cs="Arial"/>
          <w:sz w:val="22"/>
          <w:szCs w:val="22"/>
          <w:highlight w:val="magenta"/>
        </w:rPr>
        <w:t>Introduction statement</w:t>
      </w:r>
    </w:p>
    <w:p w14:paraId="1FBA9E73" w14:textId="348C7A09" w:rsidR="17FBB0EB" w:rsidRDefault="17FBB0EB" w:rsidP="53F3D500">
      <w:pPr>
        <w:spacing w:after="0" w:line="276" w:lineRule="auto"/>
        <w:jc w:val="both"/>
        <w:rPr>
          <w:rFonts w:ascii="Arial" w:eastAsia="Arial" w:hAnsi="Arial" w:cs="Arial"/>
          <w:sz w:val="22"/>
          <w:szCs w:val="22"/>
        </w:rPr>
      </w:pPr>
      <w:r w:rsidRPr="005E56AE">
        <w:rPr>
          <w:rFonts w:ascii="Arial" w:eastAsia="Arial" w:hAnsi="Arial" w:cs="Arial"/>
          <w:sz w:val="22"/>
          <w:szCs w:val="22"/>
          <w:highlight w:val="yellow"/>
        </w:rPr>
        <w:t>Summary or reference to some relevant literature</w:t>
      </w:r>
    </w:p>
    <w:p w14:paraId="513E5DF1" w14:textId="756605E1" w:rsidR="17FBB0EB" w:rsidRDefault="17FBB0EB" w:rsidP="53F3D500">
      <w:pPr>
        <w:spacing w:after="0" w:line="276" w:lineRule="auto"/>
        <w:jc w:val="both"/>
        <w:rPr>
          <w:rFonts w:ascii="Arial" w:eastAsia="Arial" w:hAnsi="Arial" w:cs="Arial"/>
          <w:sz w:val="22"/>
          <w:szCs w:val="22"/>
        </w:rPr>
      </w:pPr>
      <w:r w:rsidRPr="005E56AE">
        <w:rPr>
          <w:rFonts w:ascii="Arial" w:eastAsia="Arial" w:hAnsi="Arial" w:cs="Arial"/>
          <w:sz w:val="22"/>
          <w:szCs w:val="22"/>
          <w:highlight w:val="cyan"/>
        </w:rPr>
        <w:t>Gap sentence</w:t>
      </w:r>
    </w:p>
    <w:p w14:paraId="425B5FEF" w14:textId="0AC2F9D3" w:rsidR="17FBB0EB" w:rsidRDefault="17FBB0EB" w:rsidP="53F3D500">
      <w:pPr>
        <w:spacing w:after="0" w:line="276" w:lineRule="auto"/>
        <w:jc w:val="both"/>
        <w:rPr>
          <w:rFonts w:ascii="Arial" w:eastAsia="Arial" w:hAnsi="Arial" w:cs="Arial"/>
          <w:sz w:val="22"/>
          <w:szCs w:val="22"/>
        </w:rPr>
      </w:pPr>
      <w:r w:rsidRPr="005511A2">
        <w:rPr>
          <w:rFonts w:ascii="Arial" w:eastAsia="Arial" w:hAnsi="Arial" w:cs="Arial"/>
          <w:sz w:val="22"/>
          <w:szCs w:val="22"/>
          <w:highlight w:val="darkCyan"/>
        </w:rPr>
        <w:t>Aim of study</w:t>
      </w:r>
    </w:p>
    <w:p w14:paraId="7DD06AA5" w14:textId="0EA24974" w:rsidR="46C5B606" w:rsidRDefault="46C5B606" w:rsidP="53F3D500">
      <w:pPr>
        <w:spacing w:after="0" w:line="276" w:lineRule="auto"/>
        <w:jc w:val="both"/>
        <w:rPr>
          <w:rFonts w:ascii="Arial" w:eastAsia="Arial" w:hAnsi="Arial" w:cs="Arial"/>
          <w:sz w:val="22"/>
          <w:szCs w:val="22"/>
        </w:rPr>
      </w:pPr>
      <w:r w:rsidRPr="005E56AE">
        <w:rPr>
          <w:rFonts w:ascii="Arial" w:eastAsia="Arial" w:hAnsi="Arial" w:cs="Arial"/>
          <w:sz w:val="22"/>
          <w:szCs w:val="22"/>
          <w:highlight w:val="green"/>
        </w:rPr>
        <w:t>Fill gap</w:t>
      </w:r>
    </w:p>
    <w:p w14:paraId="3216F01A" w14:textId="718B468C" w:rsidR="17FBB0EB" w:rsidRDefault="17FBB0EB" w:rsidP="53F3D500">
      <w:pPr>
        <w:spacing w:after="0" w:line="276" w:lineRule="auto"/>
        <w:jc w:val="both"/>
        <w:rPr>
          <w:rFonts w:ascii="Arial" w:eastAsia="Arial" w:hAnsi="Arial" w:cs="Arial"/>
          <w:sz w:val="22"/>
          <w:szCs w:val="22"/>
        </w:rPr>
      </w:pPr>
      <w:r w:rsidRPr="005E56AE">
        <w:rPr>
          <w:rFonts w:ascii="Arial" w:eastAsia="Arial" w:hAnsi="Arial" w:cs="Arial"/>
          <w:sz w:val="22"/>
          <w:szCs w:val="22"/>
          <w:highlight w:val="lightGray"/>
        </w:rPr>
        <w:t>References</w:t>
      </w:r>
    </w:p>
    <w:p w14:paraId="716A5E6B" w14:textId="5F7EEA6C" w:rsidR="53F3D500" w:rsidRDefault="53F3D500" w:rsidP="53F3D500">
      <w:pPr>
        <w:spacing w:after="0" w:line="276" w:lineRule="auto"/>
        <w:jc w:val="both"/>
        <w:rPr>
          <w:rFonts w:ascii="Arial" w:eastAsia="Arial" w:hAnsi="Arial" w:cs="Arial"/>
          <w:sz w:val="22"/>
          <w:szCs w:val="22"/>
        </w:rPr>
      </w:pPr>
    </w:p>
    <w:p w14:paraId="3628EB43" w14:textId="49831D6C" w:rsidR="00CD678E" w:rsidRPr="00947814" w:rsidRDefault="00CD678E" w:rsidP="00E668B2">
      <w:pPr>
        <w:spacing w:after="0"/>
        <w:jc w:val="both"/>
        <w:rPr>
          <w:rFonts w:ascii="Arial" w:hAnsi="Arial" w:cs="Arial"/>
          <w:b/>
          <w:bCs/>
        </w:rPr>
      </w:pPr>
      <w:r w:rsidRPr="00947814">
        <w:rPr>
          <w:rFonts w:ascii="Arial" w:hAnsi="Arial" w:cs="Arial"/>
          <w:b/>
          <w:bCs/>
        </w:rPr>
        <w:t>Introduction</w:t>
      </w:r>
    </w:p>
    <w:p w14:paraId="00DA2D68" w14:textId="507FDB43" w:rsidR="00947814" w:rsidRDefault="29DB32A2" w:rsidP="00C64BEE">
      <w:pPr>
        <w:jc w:val="both"/>
        <w:rPr>
          <w:rFonts w:ascii="Arial" w:hAnsi="Arial" w:cs="Arial"/>
        </w:rPr>
      </w:pPr>
      <w:r w:rsidRPr="53F3D500">
        <w:rPr>
          <w:rFonts w:ascii="Arial" w:hAnsi="Arial" w:cs="Arial"/>
          <w:highlight w:val="magenta"/>
        </w:rPr>
        <w:t>Zoonotic emerging diseases play a critical role in the development of future pandemics.</w:t>
      </w:r>
      <w:r w:rsidRPr="53F3D500">
        <w:rPr>
          <w:rFonts w:ascii="Arial" w:hAnsi="Arial" w:cs="Arial"/>
        </w:rPr>
        <w:t xml:space="preserve"> </w:t>
      </w:r>
      <w:r w:rsidR="00441C1E" w:rsidRPr="00441C1E">
        <w:rPr>
          <w:rFonts w:ascii="Arial" w:hAnsi="Arial" w:cs="Arial"/>
          <w:highlight w:val="yellow"/>
        </w:rPr>
        <w:t xml:space="preserve">It is reported that the majority of human infectious diseases (60-75%) are traced back to pathogens that originally circulated in non-human animal species </w:t>
      </w:r>
      <w:r w:rsidR="00441C1E" w:rsidRPr="00441C1E">
        <w:rPr>
          <w:rFonts w:ascii="Arial" w:hAnsi="Arial" w:cs="Arial"/>
          <w:highlight w:val="yellow"/>
        </w:rPr>
        <w:fldChar w:fldCharType="begin"/>
      </w:r>
      <w:r w:rsidR="00441C1E" w:rsidRPr="00441C1E">
        <w:rPr>
          <w:rFonts w:ascii="Arial" w:hAnsi="Arial" w:cs="Arial"/>
          <w:highlight w:val="yellow"/>
        </w:rPr>
        <w:instrText xml:space="preserve"> ADDIN ZOTERO_ITEM CSL_CITATION {"citationID":"IsxPDgmF","properties":{"formattedCitation":"(Ellwanger &amp; Chies, 2021)","plainCitation":"(Ellwanger &amp; Chies, 2021)","noteIndex":0},"citationItems":[{"id":560,"uris":["http://zotero.org/users/15208491/items/4ZZDZ4WJ"],"itemData":{"id":560,"type":"article-journal","abstract":"The transmission of pathogens from wild animals to humans is called “zoonotic spillover”. Most human infectious diseases (60-75%) are derived from pathogens that originally circulated in non-human animal species. This demonstrates that spillover has a fundamental role in the emergence of new human infectious diseases. Understanding the factors that facilitate the transmission of pathogens from wild animals to humans is essential to establish strategies focused on the reduction of the frequency of spillover events. In this context, this article describes the basic aspects of zoonotic spillover and the main factors involved in spillover events, considering the role of the inter-species interactions, phylogenetic distance between host species, environmental drivers, and specific characteristics of the pathogens, animals, and humans. As an example, the factors involved in the emergence of Severe Acute Respiratory Syndrome Coronavirus 2 (SARS-CoV-2) pandemic are discussed, indicating what can be learned from this public health emergency, and what can be applied to the Brazilian scenario. Finally, this article discusses actions to prevent or reduce the frequency of zoonotic spillover events.Keywords:Zoonosis; spillover; pathogen; infectious diseases; COVID-19","container-title":"Genetics and Molecular Biology","DOI":"https://doi.org/10.1590/1678-4685-GMB-2020-0355","ISSN":"1415-4757, 1678-4685","journalAbbreviation":"Genet. Mol. Biol.","language":"en","note":"publisher: Sociedade Brasileira de Genética","page":"e20200355","source":"SciELO","title":"Zoonotic spillover: Understanding basic aspects for better prevention","title-short":"Zoonotic spillover","volume":"44","author":[{"family":"Ellwanger","given":"Joel Henrique"},{"family":"Chies","given":"José Artur Bogo"}],"issued":{"date-parts":[["2021",6,4]]}}}],"schema":"https://github.com/citation-style-language/schema/raw/master/csl-citation.json"} </w:instrText>
      </w:r>
      <w:r w:rsidR="00441C1E" w:rsidRPr="00441C1E">
        <w:rPr>
          <w:rFonts w:ascii="Arial" w:hAnsi="Arial" w:cs="Arial"/>
          <w:highlight w:val="yellow"/>
        </w:rPr>
        <w:fldChar w:fldCharType="separate"/>
      </w:r>
      <w:r w:rsidR="00441C1E" w:rsidRPr="00441C1E">
        <w:rPr>
          <w:rFonts w:ascii="Arial" w:hAnsi="Arial" w:cs="Arial"/>
          <w:noProof/>
          <w:highlight w:val="yellow"/>
        </w:rPr>
        <w:t>(Ellwanger &amp; Chies, 2021)</w:t>
      </w:r>
      <w:r w:rsidR="00441C1E" w:rsidRPr="00441C1E">
        <w:rPr>
          <w:rFonts w:ascii="Arial" w:hAnsi="Arial" w:cs="Arial"/>
          <w:highlight w:val="yellow"/>
        </w:rPr>
        <w:fldChar w:fldCharType="end"/>
      </w:r>
      <w:r w:rsidR="00441C1E" w:rsidRPr="00441C1E">
        <w:rPr>
          <w:rFonts w:ascii="Arial" w:hAnsi="Arial" w:cs="Arial"/>
          <w:highlight w:val="yellow"/>
        </w:rPr>
        <w:t>.</w:t>
      </w:r>
      <w:r w:rsidR="00441C1E">
        <w:rPr>
          <w:rFonts w:ascii="Arial" w:hAnsi="Arial" w:cs="Arial"/>
        </w:rPr>
        <w:t xml:space="preserve"> </w:t>
      </w:r>
      <w:r w:rsidR="00A84C83">
        <w:rPr>
          <w:rFonts w:ascii="Arial" w:hAnsi="Arial" w:cs="Arial"/>
          <w:highlight w:val="yellow"/>
        </w:rPr>
        <w:t>Historically</w:t>
      </w:r>
      <w:r w:rsidRPr="53F3D500">
        <w:rPr>
          <w:rFonts w:ascii="Arial" w:hAnsi="Arial" w:cs="Arial"/>
          <w:highlight w:val="yellow"/>
        </w:rPr>
        <w:t xml:space="preserve">, </w:t>
      </w:r>
      <w:r w:rsidR="645F3002" w:rsidRPr="53F3D500">
        <w:rPr>
          <w:rFonts w:ascii="Arial" w:hAnsi="Arial" w:cs="Arial"/>
          <w:highlight w:val="yellow"/>
        </w:rPr>
        <w:t xml:space="preserve">the </w:t>
      </w:r>
      <w:r w:rsidRPr="53F3D500">
        <w:rPr>
          <w:rFonts w:ascii="Arial" w:hAnsi="Arial" w:cs="Arial"/>
          <w:highlight w:val="yellow"/>
        </w:rPr>
        <w:t xml:space="preserve">human population </w:t>
      </w:r>
      <w:r w:rsidR="645F3002" w:rsidRPr="53F3D500">
        <w:rPr>
          <w:rFonts w:ascii="Arial" w:hAnsi="Arial" w:cs="Arial"/>
          <w:highlight w:val="yellow"/>
        </w:rPr>
        <w:t>has been affected by pathogens stemming from animals, making COVID-19 the most relevant infectious disease of the decade</w:t>
      </w:r>
      <w:r w:rsidR="00030E38">
        <w:rPr>
          <w:rFonts w:ascii="Arial" w:hAnsi="Arial" w:cs="Arial"/>
          <w:highlight w:val="yellow"/>
        </w:rPr>
        <w:t>, generated by possible zoonosis and</w:t>
      </w:r>
      <w:r w:rsidR="645F3002" w:rsidRPr="53F3D500">
        <w:rPr>
          <w:rFonts w:ascii="Arial" w:hAnsi="Arial" w:cs="Arial"/>
          <w:highlight w:val="yellow"/>
        </w:rPr>
        <w:t xml:space="preserve"> affecting almost every sector worldwide </w:t>
      </w:r>
      <w:r w:rsidR="00947814" w:rsidRPr="53F3D500">
        <w:rPr>
          <w:rFonts w:ascii="Arial" w:hAnsi="Arial" w:cs="Arial"/>
        </w:rPr>
        <w:fldChar w:fldCharType="begin"/>
      </w:r>
      <w:r w:rsidR="00947814" w:rsidRPr="53F3D500">
        <w:rPr>
          <w:rFonts w:ascii="Arial" w:hAnsi="Arial" w:cs="Arial"/>
        </w:rPr>
        <w:instrText xml:space="preserve"> ADDIN ZOTERO_ITEM CSL_CITATION {"citationID":"lRl8ugFS","properties":{"formattedCitation":"(Zinsstag et al., 2023)","plainCitation":"(Zinsstag et al., 2023)","noteIndex":0},"citationItems":[{"id":187,"uris":["http://zotero.org/users/15208491/items/KUA3DWXY"],"itemData":{"id":187,"type":"article-journal","abstract":"In this Series paper, we review the contributions of One Health approaches (ie, at the human-animal-environment interface) to improve global health security across a range of health hazards and we summarise contemporary evidence of incremental benefits of a One Health approach. We assessed how One Health approaches were reported to the Food and Agricultural Organization of the UN, the World Organisation for Animal Health (WOAH, formerly OIE), and WHO, within the monitoring and assessment frameworks, including WHO International Health Regulations (2005) and WOAH Performance of Veterinary Services. We reviewed One Health theoretical foundations, methods, and case studies. Examples from joint health services and infrastructure, surveillance-response systems, surveillance of antimicrobial resistance, food safety and security, environmental hazards, water and sanitation, and zoonoses control clearly show incremental benefits of One Health approaches. One Health approaches appear to be most effective and sustainable in the prevention, preparedness, and early detection and investigation of evolving risks and hazards; the evidence base for their application is strongest in the control of endemic and neglected tropical diseases. For benefits to be maximised and extended, improved One Health operationalisation is needed by strengthening multisectoral coordination mechanisms at national, regional, and global levels.","container-title":"Lancet (London, England)","DOI":"10.1016/S0140-6736(22)01595-1","ISSN":"1474-547X","issue":"10376","journalAbbreviation":"Lancet","language":"eng","note":"PMID: 36682371","page":"591-604","source":"PubMed","title":"Advancing One human-animal-environment Health for global health security: what does the evidence say?","title-short":"Advancing One human-animal-environment Health for global health security","volume":"401","author":[{"family":"Zinsstag","given":"Jakob"},{"family":"Kaiser-Grolimund","given":"Andrea"},{"family":"Heitz-Tokpa","given":"Kathrin"},{"family":"Sreedharan","given":"Rajesh"},{"family":"Lubroth","given":"Juan"},{"family":"Caya","given":"François"},{"family":"Stone","given":"Matthew"},{"family":"Brown","given":"Hannah"},{"family":"Bonfoh","given":"Bassirou"},{"family":"Dobell","given":"Emily"},{"family":"Morgan","given":"Dilys"},{"family":"Homaira","given":"Nusrat"},{"family":"Kock","given":"Richard"},{"family":"Hattendorf","given":"Jan"},{"family":"Crump","given":"Lisa"},{"family":"Mauti","given":"Stephanie"},{"family":"Del Rio Vilas","given":"Victor"},{"family":"Saikat","given":"Sohel"},{"family":"Zumla","given":"Alimuddin"},{"family":"Heymann","given":"David"},{"family":"Dar","given":"Osman"},{"family":"Rocque","given":"Stéphane","non-dropping-particle":"de la"}],"issued":{"date-parts":[["2023",2,18]]}}}],"schema":"https://github.com/citation-style-language/schema/raw/master/csl-citation.json"} </w:instrText>
      </w:r>
      <w:r w:rsidR="00947814" w:rsidRPr="53F3D500">
        <w:rPr>
          <w:rFonts w:ascii="Arial" w:hAnsi="Arial" w:cs="Arial"/>
        </w:rPr>
        <w:fldChar w:fldCharType="separate"/>
      </w:r>
      <w:r w:rsidR="645F3002" w:rsidRPr="53F3D500">
        <w:rPr>
          <w:rFonts w:ascii="Arial" w:hAnsi="Arial" w:cs="Arial"/>
          <w:noProof/>
          <w:highlight w:val="yellow"/>
        </w:rPr>
        <w:t>(Zinsstag et al., 2023)</w:t>
      </w:r>
      <w:r w:rsidR="00947814" w:rsidRPr="53F3D500">
        <w:rPr>
          <w:rFonts w:ascii="Arial" w:hAnsi="Arial" w:cs="Arial"/>
        </w:rPr>
        <w:fldChar w:fldCharType="end"/>
      </w:r>
      <w:r w:rsidR="3F86EEBF" w:rsidRPr="53F3D500">
        <w:rPr>
          <w:rFonts w:ascii="Arial" w:hAnsi="Arial" w:cs="Arial"/>
          <w:highlight w:val="yellow"/>
        </w:rPr>
        <w:t>. Due to environmental disturbances</w:t>
      </w:r>
      <w:r w:rsidR="007356AF">
        <w:rPr>
          <w:rFonts w:ascii="Arial" w:hAnsi="Arial" w:cs="Arial"/>
          <w:highlight w:val="yellow"/>
        </w:rPr>
        <w:t xml:space="preserve"> such as deforestation, intensive farming, wildlife trade</w:t>
      </w:r>
      <w:r w:rsidR="3F86EEBF" w:rsidRPr="53F3D500">
        <w:rPr>
          <w:rFonts w:ascii="Arial" w:hAnsi="Arial" w:cs="Arial"/>
          <w:highlight w:val="yellow"/>
        </w:rPr>
        <w:t xml:space="preserve"> combined with urbanization</w:t>
      </w:r>
      <w:r w:rsidR="007356AF">
        <w:rPr>
          <w:rFonts w:ascii="Arial" w:hAnsi="Arial" w:cs="Arial"/>
          <w:highlight w:val="yellow"/>
        </w:rPr>
        <w:t>,</w:t>
      </w:r>
      <w:r w:rsidR="4DADC151" w:rsidRPr="53F3D500">
        <w:rPr>
          <w:rFonts w:ascii="Arial" w:hAnsi="Arial" w:cs="Arial"/>
          <w:highlight w:val="yellow"/>
        </w:rPr>
        <w:t xml:space="preserve"> and lack of </w:t>
      </w:r>
      <w:r w:rsidR="31F381D2" w:rsidRPr="53F3D500">
        <w:rPr>
          <w:rFonts w:ascii="Arial" w:hAnsi="Arial" w:cs="Arial"/>
          <w:highlight w:val="yellow"/>
        </w:rPr>
        <w:t>zoonoti</w:t>
      </w:r>
      <w:r w:rsidR="03AA9336" w:rsidRPr="53F3D500">
        <w:rPr>
          <w:rFonts w:ascii="Arial" w:hAnsi="Arial" w:cs="Arial"/>
          <w:highlight w:val="yellow"/>
        </w:rPr>
        <w:t xml:space="preserve">c </w:t>
      </w:r>
      <w:r w:rsidR="4DADC151" w:rsidRPr="53F3D500">
        <w:rPr>
          <w:rFonts w:ascii="Arial" w:hAnsi="Arial" w:cs="Arial"/>
          <w:highlight w:val="yellow"/>
        </w:rPr>
        <w:t>disease surveillance</w:t>
      </w:r>
      <w:r w:rsidR="3F86EEBF" w:rsidRPr="53F3D500">
        <w:rPr>
          <w:rFonts w:ascii="Arial" w:hAnsi="Arial" w:cs="Arial"/>
          <w:highlight w:val="yellow"/>
        </w:rPr>
        <w:t xml:space="preserve">, the probability of the next pandemic being zoonotic is increasing </w:t>
      </w:r>
      <w:r w:rsidR="00947814" w:rsidRPr="53F3D500">
        <w:rPr>
          <w:rFonts w:ascii="Arial" w:hAnsi="Arial" w:cs="Arial"/>
        </w:rPr>
        <w:fldChar w:fldCharType="begin"/>
      </w:r>
      <w:r w:rsidR="00947814" w:rsidRPr="53F3D500">
        <w:rPr>
          <w:rFonts w:ascii="Arial" w:hAnsi="Arial" w:cs="Arial"/>
        </w:rPr>
        <w:instrText xml:space="preserve"> ADDIN ZOTERO_ITEM CSL_CITATION {"citationID":"vKlWAFmn","properties":{"formattedCitation":"(Keusch et al., 2022)","plainCitation":"(Keusch et al., 2022)","noteIndex":0},"citationItems":[{"id":318,"uris":["http://zotero.org/users/15208491/items/ZEJ5FEG5"],"itemData":{"id":318,"type":"article-journal","abstract":"COVID-19 is the latest zoonotic RNA virus epidemic of concern. Learning how it began and spread will help to determine how to reduce the risk of future events. We review major RNA virus outbreaks since 1967 to identify common features and opportunities to prevent emergence, including ancestral viral origins in birds, bats, and other mammals; animal reservoirs and intermediate hosts; and pathways for zoonotic spillover and community spread, leading to local, regional, or international outbreaks. The increasing scientific evidence concerning the origins of Severe Acute Respiratory Syndrome Coronavirus-2 (SARS-CoV-2) is most consistent with a zoonotic origin and a spillover pathway from wildlife to people via wildlife farming and the wildlife trade. We apply what we know about these outbreaks to identify relevant, feasible, and implementable interventions. We identify three primary targets for pandemic prevention and preparedness: first, smart surveillance coupled with epidemiological risk assessment across wildlife–livestock–human (One Health) spillover interfaces; second, research to enhance pandemic preparedness and expedite development of vaccines and therapeutics; and third, strategies to reduce underlying drivers of spillover risk and spread and reduce the influence of misinformation. For all three, continued efforts to improve and integrate biosafety and biosecurity with the implementation of a One Health approach are essential. We discuss new models to address the challenges of creating an inclusive and effective governance structure, with the necessary stable funding for cross-disciplinary collaborative research. Finally, we offer recommendations for feasible actions to close the knowledge gaps across the One Health continuum and improve preparedness and response in the future.","container-title":"Proceedings of the National Academy of Sciences of the United States of America","DOI":"10.1073/pnas.2202871119","ISSN":"0027-8424","issue":"42","journalAbbreviation":"Proc Natl Acad Sci U S A","note":"PMID: 36215506\nPMCID: PMC9586299","page":"e2202871119","source":"PubMed Central","title":"Pandemic origins and a One Health approach to preparedness and prevention: Solutions based on SARS-CoV-2 and other RNA viruses","title-short":"Pandemic origins and a One Health approach to preparedness and prevention","volume":"119","author":[{"family":"Keusch","given":"Gerald T."},{"family":"Amuasi","given":"John H."},{"family":"Anderson","given":"Danielle E."},{"family":"Daszak","given":"Peter"},{"family":"Eckerle","given":"Isabella"},{"family":"Field","given":"Hume"},{"family":"Koopmans","given":"Marion"},{"family":"Lam","given":"Sai Kit"},{"family":"Das Neves","given":"Carlos G."},{"family":"Peiris","given":"Malik"},{"family":"Perlman","given":"Stanley"},{"family":"Wacharapluesadee","given":"Supaporn"},{"family":"Yadana","given":"Su"},{"family":"Saif","given":"Linda"}],"issued":{"date-parts":[["2022",10,18]]}}}],"schema":"https://github.com/citation-style-language/schema/raw/master/csl-citation.json"} </w:instrText>
      </w:r>
      <w:r w:rsidR="00947814" w:rsidRPr="53F3D500">
        <w:rPr>
          <w:rFonts w:ascii="Arial" w:hAnsi="Arial" w:cs="Arial"/>
        </w:rPr>
        <w:fldChar w:fldCharType="separate"/>
      </w:r>
      <w:r w:rsidR="3F86EEBF" w:rsidRPr="53F3D500">
        <w:rPr>
          <w:rFonts w:ascii="Arial" w:hAnsi="Arial" w:cs="Arial"/>
          <w:noProof/>
          <w:highlight w:val="yellow"/>
        </w:rPr>
        <w:t>(Keusch et al., 2022)</w:t>
      </w:r>
      <w:r w:rsidR="00947814" w:rsidRPr="53F3D500">
        <w:rPr>
          <w:rFonts w:ascii="Arial" w:hAnsi="Arial" w:cs="Arial"/>
        </w:rPr>
        <w:fldChar w:fldCharType="end"/>
      </w:r>
      <w:r w:rsidR="3F86EEBF" w:rsidRPr="53F3D500">
        <w:rPr>
          <w:rFonts w:ascii="Arial" w:hAnsi="Arial" w:cs="Arial"/>
          <w:highlight w:val="yellow"/>
        </w:rPr>
        <w:t xml:space="preserve">. </w:t>
      </w:r>
      <w:r w:rsidR="1004E586" w:rsidRPr="53F3D500">
        <w:rPr>
          <w:rFonts w:ascii="Arial" w:hAnsi="Arial" w:cs="Arial"/>
          <w:highlight w:val="yellow"/>
        </w:rPr>
        <w:t>Hence</w:t>
      </w:r>
      <w:r w:rsidR="3F86EEBF" w:rsidRPr="53F3D500">
        <w:rPr>
          <w:rFonts w:ascii="Arial" w:hAnsi="Arial" w:cs="Arial"/>
          <w:highlight w:val="yellow"/>
        </w:rPr>
        <w:t>, c</w:t>
      </w:r>
      <w:r w:rsidR="7DBAF3D6" w:rsidRPr="53F3D500">
        <w:rPr>
          <w:rFonts w:ascii="Arial" w:hAnsi="Arial" w:cs="Arial"/>
          <w:highlight w:val="yellow"/>
        </w:rPr>
        <w:t>ollaborat</w:t>
      </w:r>
      <w:r w:rsidR="2F888C9E" w:rsidRPr="53F3D500">
        <w:rPr>
          <w:rFonts w:ascii="Arial" w:hAnsi="Arial" w:cs="Arial"/>
          <w:highlight w:val="yellow"/>
        </w:rPr>
        <w:t>ing</w:t>
      </w:r>
      <w:r w:rsidR="7DBAF3D6" w:rsidRPr="53F3D500">
        <w:rPr>
          <w:rFonts w:ascii="Arial" w:hAnsi="Arial" w:cs="Arial"/>
          <w:highlight w:val="yellow"/>
        </w:rPr>
        <w:t xml:space="preserve"> </w:t>
      </w:r>
      <w:r w:rsidR="52DEB16D" w:rsidRPr="53F3D500">
        <w:rPr>
          <w:rFonts w:ascii="Arial" w:hAnsi="Arial" w:cs="Arial"/>
          <w:highlight w:val="yellow"/>
        </w:rPr>
        <w:t>interdisciplinary and</w:t>
      </w:r>
      <w:r w:rsidR="7DBAF3D6" w:rsidRPr="53F3D500">
        <w:rPr>
          <w:rFonts w:ascii="Arial" w:hAnsi="Arial" w:cs="Arial"/>
          <w:highlight w:val="yellow"/>
        </w:rPr>
        <w:t xml:space="preserve"> transdisciplinary </w:t>
      </w:r>
      <w:r w:rsidR="2F888C9E" w:rsidRPr="53F3D500">
        <w:rPr>
          <w:rFonts w:ascii="Arial" w:hAnsi="Arial" w:cs="Arial"/>
          <w:highlight w:val="yellow"/>
        </w:rPr>
        <w:t xml:space="preserve">is key </w:t>
      </w:r>
      <w:r w:rsidR="00030E38">
        <w:rPr>
          <w:rFonts w:ascii="Arial" w:hAnsi="Arial" w:cs="Arial"/>
          <w:highlight w:val="yellow"/>
        </w:rPr>
        <w:t>to</w:t>
      </w:r>
      <w:r w:rsidR="3F86EEBF" w:rsidRPr="53F3D500">
        <w:rPr>
          <w:rFonts w:ascii="Arial" w:hAnsi="Arial" w:cs="Arial"/>
          <w:highlight w:val="yellow"/>
        </w:rPr>
        <w:t xml:space="preserve"> </w:t>
      </w:r>
      <w:r w:rsidR="00166935">
        <w:rPr>
          <w:rFonts w:ascii="Arial" w:hAnsi="Arial" w:cs="Arial"/>
          <w:highlight w:val="yellow"/>
        </w:rPr>
        <w:t>preventing</w:t>
      </w:r>
      <w:r w:rsidR="3F86EEBF" w:rsidRPr="53F3D500">
        <w:rPr>
          <w:rFonts w:ascii="Arial" w:hAnsi="Arial" w:cs="Arial"/>
          <w:highlight w:val="yellow"/>
        </w:rPr>
        <w:t xml:space="preserve"> </w:t>
      </w:r>
      <w:r w:rsidR="7DBAF3D6" w:rsidRPr="53F3D500">
        <w:rPr>
          <w:rFonts w:ascii="Arial" w:hAnsi="Arial" w:cs="Arial"/>
          <w:highlight w:val="yellow"/>
        </w:rPr>
        <w:t>future pandemics</w:t>
      </w:r>
      <w:r w:rsidR="00030E38">
        <w:rPr>
          <w:rFonts w:ascii="Arial" w:hAnsi="Arial" w:cs="Arial"/>
          <w:highlight w:val="yellow"/>
        </w:rPr>
        <w:t>.</w:t>
      </w:r>
      <w:r w:rsidR="645F3002" w:rsidRPr="53F3D500">
        <w:rPr>
          <w:rFonts w:ascii="Arial" w:hAnsi="Arial" w:cs="Arial"/>
          <w:highlight w:val="yellow"/>
        </w:rPr>
        <w:t xml:space="preserve"> </w:t>
      </w:r>
      <w:r w:rsidR="00030E38">
        <w:rPr>
          <w:rFonts w:ascii="Arial" w:hAnsi="Arial" w:cs="Arial"/>
          <w:highlight w:val="yellow"/>
        </w:rPr>
        <w:t>T</w:t>
      </w:r>
      <w:r w:rsidR="2F888C9E" w:rsidRPr="53F3D500">
        <w:rPr>
          <w:rFonts w:ascii="Arial" w:hAnsi="Arial" w:cs="Arial"/>
          <w:highlight w:val="yellow"/>
        </w:rPr>
        <w:t xml:space="preserve">his </w:t>
      </w:r>
      <w:r w:rsidR="1004E586" w:rsidRPr="53F3D500">
        <w:rPr>
          <w:rFonts w:ascii="Arial" w:hAnsi="Arial" w:cs="Arial"/>
          <w:highlight w:val="yellow"/>
        </w:rPr>
        <w:t>can</w:t>
      </w:r>
      <w:r w:rsidR="2F888C9E" w:rsidRPr="53F3D500">
        <w:rPr>
          <w:rFonts w:ascii="Arial" w:hAnsi="Arial" w:cs="Arial"/>
          <w:highlight w:val="yellow"/>
        </w:rPr>
        <w:t xml:space="preserve"> only be </w:t>
      </w:r>
      <w:r w:rsidR="1004E586" w:rsidRPr="53F3D500">
        <w:rPr>
          <w:rFonts w:ascii="Arial" w:hAnsi="Arial" w:cs="Arial"/>
          <w:highlight w:val="yellow"/>
        </w:rPr>
        <w:t>achieved</w:t>
      </w:r>
      <w:r w:rsidR="2F888C9E" w:rsidRPr="53F3D500">
        <w:rPr>
          <w:rFonts w:ascii="Arial" w:hAnsi="Arial" w:cs="Arial"/>
          <w:highlight w:val="yellow"/>
        </w:rPr>
        <w:t xml:space="preserve"> under the One Health</w:t>
      </w:r>
      <w:r w:rsidR="1004E586" w:rsidRPr="53F3D500">
        <w:rPr>
          <w:rFonts w:ascii="Arial" w:hAnsi="Arial" w:cs="Arial"/>
          <w:highlight w:val="yellow"/>
        </w:rPr>
        <w:t xml:space="preserve"> concept</w:t>
      </w:r>
      <w:r w:rsidR="007356AF">
        <w:rPr>
          <w:rFonts w:ascii="Arial" w:hAnsi="Arial" w:cs="Arial"/>
          <w:highlight w:val="yellow"/>
        </w:rPr>
        <w:t xml:space="preserve">, which refers to an active collaboration between veterinarians, medical doctors, ecologists, policymakers, and </w:t>
      </w:r>
      <w:r w:rsidR="00030E38">
        <w:rPr>
          <w:rFonts w:ascii="Arial" w:hAnsi="Arial" w:cs="Arial"/>
          <w:highlight w:val="yellow"/>
        </w:rPr>
        <w:t>society</w:t>
      </w:r>
      <w:r w:rsidR="007356AF">
        <w:rPr>
          <w:rFonts w:ascii="Arial" w:hAnsi="Arial" w:cs="Arial"/>
          <w:highlight w:val="yellow"/>
        </w:rPr>
        <w:t xml:space="preserve"> </w:t>
      </w:r>
      <w:r w:rsidR="00FD4146">
        <w:rPr>
          <w:rFonts w:ascii="Arial" w:hAnsi="Arial" w:cs="Arial"/>
          <w:highlight w:val="yellow"/>
        </w:rPr>
        <w:fldChar w:fldCharType="begin"/>
      </w:r>
      <w:r w:rsidR="00FD4146">
        <w:rPr>
          <w:rFonts w:ascii="Arial" w:hAnsi="Arial" w:cs="Arial"/>
          <w:highlight w:val="yellow"/>
        </w:rPr>
        <w:instrText xml:space="preserve"> ADDIN ZOTERO_ITEM CSL_CITATION {"citationID":"O3B74LsG","properties":{"formattedCitation":"(Zinsstag et al., 2023)","plainCitation":"(Zinsstag et al., 2023)","noteIndex":0},"citationItems":[{"id":187,"uris":["http://zotero.org/users/15208491/items/KUA3DWXY"],"itemData":{"id":187,"type":"article-journal","abstract":"In this Series paper, we review the contributions of One Health approaches (ie, at the human-animal-environment interface) to improve global health security across a range of health hazards and we summarise contemporary evidence of incremental benefits of a One Health approach. We assessed how One Health approaches were reported to the Food and Agricultural Organization of the UN, the World Organisation for Animal Health (WOAH, formerly OIE), and WHO, within the monitoring and assessment frameworks, including WHO International Health Regulations (2005) and WOAH Performance of Veterinary Services. We reviewed One Health theoretical foundations, methods, and case studies. Examples from joint health services and infrastructure, surveillance-response systems, surveillance of antimicrobial resistance, food safety and security, environmental hazards, water and sanitation, and zoonoses control clearly show incremental benefits of One Health approaches. One Health approaches appear to be most effective and sustainable in the prevention, preparedness, and early detection and investigation of evolving risks and hazards; the evidence base for their application is strongest in the control of endemic and neglected tropical diseases. For benefits to be maximised and extended, improved One Health operationalisation is needed by strengthening multisectoral coordination mechanisms at national, regional, and global levels.","container-title":"Lancet (London, England)","DOI":"10.1016/S0140-6736(22)01595-1","ISSN":"1474-547X","issue":"10376","journalAbbreviation":"Lancet","language":"eng","note":"PMID: 36682371","page":"591-604","source":"PubMed","title":"Advancing One human-animal-environment Health for global health security: what does the evidence say?","title-short":"Advancing One human-animal-environment Health for global health security","volume":"401","author":[{"family":"Zinsstag","given":"Jakob"},{"family":"Kaiser-Grolimund","given":"Andrea"},{"family":"Heitz-Tokpa","given":"Kathrin"},{"family":"Sreedharan","given":"Rajesh"},{"family":"Lubroth","given":"Juan"},{"family":"Caya","given":"François"},{"family":"Stone","given":"Matthew"},{"family":"Brown","given":"Hannah"},{"family":"Bonfoh","given":"Bassirou"},{"family":"Dobell","given":"Emily"},{"family":"Morgan","given":"Dilys"},{"family":"Homaira","given":"Nusrat"},{"family":"Kock","given":"Richard"},{"family":"Hattendorf","given":"Jan"},{"family":"Crump","given":"Lisa"},{"family":"Mauti","given":"Stephanie"},{"family":"Del Rio Vilas","given":"Victor"},{"family":"Saikat","given":"Sohel"},{"family":"Zumla","given":"Alimuddin"},{"family":"Heymann","given":"David"},{"family":"Dar","given":"Osman"},{"family":"Rocque","given":"Stéphane","non-dropping-particle":"de la"}],"issued":{"date-parts":[["2023",2,18]]}}}],"schema":"https://github.com/citation-style-language/schema/raw/master/csl-citation.json"} </w:instrText>
      </w:r>
      <w:r w:rsidR="00FD4146">
        <w:rPr>
          <w:rFonts w:ascii="Arial" w:hAnsi="Arial" w:cs="Arial"/>
          <w:highlight w:val="yellow"/>
        </w:rPr>
        <w:fldChar w:fldCharType="separate"/>
      </w:r>
      <w:r w:rsidR="00FD4146">
        <w:rPr>
          <w:rFonts w:ascii="Arial" w:hAnsi="Arial" w:cs="Arial"/>
          <w:noProof/>
          <w:highlight w:val="yellow"/>
        </w:rPr>
        <w:t>(Zinsstag et al., 2023)</w:t>
      </w:r>
      <w:r w:rsidR="00FD4146">
        <w:rPr>
          <w:rFonts w:ascii="Arial" w:hAnsi="Arial" w:cs="Arial"/>
          <w:highlight w:val="yellow"/>
        </w:rPr>
        <w:fldChar w:fldCharType="end"/>
      </w:r>
      <w:r w:rsidR="7DBAF3D6" w:rsidRPr="53F3D500">
        <w:rPr>
          <w:rFonts w:ascii="Arial" w:hAnsi="Arial" w:cs="Arial"/>
          <w:highlight w:val="yellow"/>
        </w:rPr>
        <w:t>.</w:t>
      </w:r>
      <w:r w:rsidR="3A56433B" w:rsidRPr="53F3D500">
        <w:rPr>
          <w:rFonts w:ascii="Arial" w:hAnsi="Arial" w:cs="Arial"/>
          <w:highlight w:val="yellow"/>
        </w:rPr>
        <w:t xml:space="preserve"> </w:t>
      </w:r>
      <w:r w:rsidR="3F86EEBF" w:rsidRPr="53F3D500">
        <w:rPr>
          <w:rFonts w:ascii="Arial" w:hAnsi="Arial" w:cs="Arial"/>
          <w:highlight w:val="yellow"/>
        </w:rPr>
        <w:t>Smart surveillance and epidemiological risk assessment</w:t>
      </w:r>
      <w:r w:rsidR="02229CEC" w:rsidRPr="53F3D500">
        <w:rPr>
          <w:rFonts w:ascii="Arial" w:hAnsi="Arial" w:cs="Arial"/>
          <w:highlight w:val="yellow"/>
        </w:rPr>
        <w:t xml:space="preserve"> </w:t>
      </w:r>
      <w:r w:rsidR="1D8E530B" w:rsidRPr="53F3D500">
        <w:rPr>
          <w:rFonts w:ascii="Arial" w:hAnsi="Arial" w:cs="Arial"/>
          <w:highlight w:val="yellow"/>
        </w:rPr>
        <w:t>not</w:t>
      </w:r>
      <w:r w:rsidR="5ABA1897" w:rsidRPr="53F3D500">
        <w:rPr>
          <w:rFonts w:ascii="Arial" w:hAnsi="Arial" w:cs="Arial"/>
          <w:highlight w:val="yellow"/>
        </w:rPr>
        <w:t xml:space="preserve"> only</w:t>
      </w:r>
      <w:r w:rsidR="59C7318C" w:rsidRPr="53F3D500">
        <w:rPr>
          <w:rFonts w:ascii="Arial" w:hAnsi="Arial" w:cs="Arial"/>
          <w:highlight w:val="yellow"/>
        </w:rPr>
        <w:t xml:space="preserve"> aid </w:t>
      </w:r>
      <w:r w:rsidR="00030E38">
        <w:rPr>
          <w:rFonts w:ascii="Arial" w:hAnsi="Arial" w:cs="Arial"/>
          <w:highlight w:val="yellow"/>
        </w:rPr>
        <w:t>i</w:t>
      </w:r>
      <w:r w:rsidR="59C7318C" w:rsidRPr="53F3D500">
        <w:rPr>
          <w:rFonts w:ascii="Arial" w:hAnsi="Arial" w:cs="Arial"/>
          <w:highlight w:val="yellow"/>
        </w:rPr>
        <w:t>n the prevention of</w:t>
      </w:r>
      <w:r w:rsidR="3F86EEBF" w:rsidRPr="53F3D500">
        <w:rPr>
          <w:rFonts w:ascii="Arial" w:hAnsi="Arial" w:cs="Arial"/>
          <w:highlight w:val="yellow"/>
        </w:rPr>
        <w:t xml:space="preserve"> disease outbreaks</w:t>
      </w:r>
      <w:r w:rsidR="2AE53A50" w:rsidRPr="53F3D500">
        <w:rPr>
          <w:rFonts w:ascii="Arial" w:hAnsi="Arial" w:cs="Arial"/>
          <w:highlight w:val="yellow"/>
        </w:rPr>
        <w:t xml:space="preserve"> but also </w:t>
      </w:r>
      <w:r w:rsidR="1668BD69" w:rsidRPr="53F3D500">
        <w:rPr>
          <w:rFonts w:ascii="Arial" w:hAnsi="Arial" w:cs="Arial"/>
          <w:highlight w:val="yellow"/>
        </w:rPr>
        <w:t>represent</w:t>
      </w:r>
      <w:r w:rsidR="374156C1" w:rsidRPr="53F3D500">
        <w:rPr>
          <w:rFonts w:ascii="Arial" w:hAnsi="Arial" w:cs="Arial"/>
          <w:highlight w:val="yellow"/>
        </w:rPr>
        <w:t xml:space="preserve"> </w:t>
      </w:r>
      <w:r w:rsidR="2AE53A50" w:rsidRPr="53F3D500">
        <w:rPr>
          <w:rFonts w:ascii="Arial" w:hAnsi="Arial" w:cs="Arial"/>
          <w:highlight w:val="yellow"/>
        </w:rPr>
        <w:t xml:space="preserve">a </w:t>
      </w:r>
      <w:r w:rsidR="007356AF">
        <w:rPr>
          <w:rFonts w:ascii="Arial" w:hAnsi="Arial" w:cs="Arial"/>
          <w:highlight w:val="yellow"/>
        </w:rPr>
        <w:t>decrease</w:t>
      </w:r>
      <w:r w:rsidR="2AE53A50" w:rsidRPr="53F3D500">
        <w:rPr>
          <w:rFonts w:ascii="Arial" w:hAnsi="Arial" w:cs="Arial"/>
          <w:highlight w:val="yellow"/>
        </w:rPr>
        <w:t xml:space="preserve"> </w:t>
      </w:r>
      <w:r w:rsidR="00030E38">
        <w:rPr>
          <w:rFonts w:ascii="Arial" w:hAnsi="Arial" w:cs="Arial"/>
          <w:highlight w:val="yellow"/>
        </w:rPr>
        <w:t>in</w:t>
      </w:r>
      <w:r w:rsidR="3F86EEBF" w:rsidRPr="53F3D500">
        <w:rPr>
          <w:rFonts w:ascii="Arial" w:hAnsi="Arial" w:cs="Arial"/>
          <w:highlight w:val="yellow"/>
        </w:rPr>
        <w:t xml:space="preserve"> cumulative costs when human-environmental and animal sectors work together </w:t>
      </w:r>
      <w:r w:rsidR="00947814" w:rsidRPr="53F3D500">
        <w:rPr>
          <w:rFonts w:ascii="Arial" w:hAnsi="Arial" w:cs="Arial"/>
        </w:rPr>
        <w:fldChar w:fldCharType="begin"/>
      </w:r>
      <w:r w:rsidR="00947814" w:rsidRPr="53F3D500">
        <w:rPr>
          <w:rFonts w:ascii="Arial" w:hAnsi="Arial" w:cs="Arial"/>
        </w:rPr>
        <w:instrText xml:space="preserve"> ADDIN ZOTERO_ITEM CSL_CITATION {"citationID":"f8AfOwHV","properties":{"formattedCitation":"(Keusch et al., 2022)","plainCitation":"(Keusch et al., 2022)","noteIndex":0},"citationItems":[{"id":318,"uris":["http://zotero.org/users/15208491/items/ZEJ5FEG5"],"itemData":{"id":318,"type":"article-journal","abstract":"COVID-19 is the latest zoonotic RNA virus epidemic of concern. Learning how it began and spread will help to determine how to reduce the risk of future events. We review major RNA virus outbreaks since 1967 to identify common features and opportunities to prevent emergence, including ancestral viral origins in birds, bats, and other mammals; animal reservoirs and intermediate hosts; and pathways for zoonotic spillover and community spread, leading to local, regional, or international outbreaks. The increasing scientific evidence concerning the origins of Severe Acute Respiratory Syndrome Coronavirus-2 (SARS-CoV-2) is most consistent with a zoonotic origin and a spillover pathway from wildlife to people via wildlife farming and the wildlife trade. We apply what we know about these outbreaks to identify relevant, feasible, and implementable interventions. We identify three primary targets for pandemic prevention and preparedness: first, smart surveillance coupled with epidemiological risk assessment across wildlife–livestock–human (One Health) spillover interfaces; second, research to enhance pandemic preparedness and expedite development of vaccines and therapeutics; and third, strategies to reduce underlying drivers of spillover risk and spread and reduce the influence of misinformation. For all three, continued efforts to improve and integrate biosafety and biosecurity with the implementation of a One Health approach are essential. We discuss new models to address the challenges of creating an inclusive and effective governance structure, with the necessary stable funding for cross-disciplinary collaborative research. Finally, we offer recommendations for feasible actions to close the knowledge gaps across the One Health continuum and improve preparedness and response in the future.","container-title":"Proceedings of the National Academy of Sciences of the United States of America","DOI":"10.1073/pnas.2202871119","ISSN":"0027-8424","issue":"42","journalAbbreviation":"Proc Natl Acad Sci U S A","note":"PMID: 36215506\nPMCID: PMC9586299","page":"e2202871119","source":"PubMed Central","title":"Pandemic origins and a One Health approach to preparedness and prevention: Solutions based on SARS-CoV-2 and other RNA viruses","title-short":"Pandemic origins and a One Health approach to preparedness and prevention","volume":"119","author":[{"family":"Keusch","given":"Gerald T."},{"family":"Amuasi","given":"John H."},{"family":"Anderson","given":"Danielle E."},{"family":"Daszak","given":"Peter"},{"family":"Eckerle","given":"Isabella"},{"family":"Field","given":"Hume"},{"family":"Koopmans","given":"Marion"},{"family":"Lam","given":"Sai Kit"},{"family":"Das Neves","given":"Carlos G."},{"family":"Peiris","given":"Malik"},{"family":"Perlman","given":"Stanley"},{"family":"Wacharapluesadee","given":"Supaporn"},{"family":"Yadana","given":"Su"},{"family":"Saif","given":"Linda"}],"issued":{"date-parts":[["2022",10,18]]}}}],"schema":"https://github.com/citation-style-language/schema/raw/master/csl-citation.json"} </w:instrText>
      </w:r>
      <w:r w:rsidR="00947814" w:rsidRPr="53F3D500">
        <w:rPr>
          <w:rFonts w:ascii="Arial" w:hAnsi="Arial" w:cs="Arial"/>
        </w:rPr>
        <w:fldChar w:fldCharType="separate"/>
      </w:r>
      <w:r w:rsidR="3F86EEBF" w:rsidRPr="53F3D500">
        <w:rPr>
          <w:rFonts w:ascii="Arial" w:hAnsi="Arial" w:cs="Arial"/>
          <w:noProof/>
          <w:highlight w:val="yellow"/>
        </w:rPr>
        <w:t>(Keusch et al., 2022)</w:t>
      </w:r>
      <w:r w:rsidR="00947814" w:rsidRPr="53F3D500">
        <w:rPr>
          <w:rFonts w:ascii="Arial" w:hAnsi="Arial" w:cs="Arial"/>
        </w:rPr>
        <w:fldChar w:fldCharType="end"/>
      </w:r>
      <w:r w:rsidR="3F86EEBF" w:rsidRPr="53F3D500">
        <w:rPr>
          <w:rFonts w:ascii="Arial" w:hAnsi="Arial" w:cs="Arial"/>
          <w:highlight w:val="yellow"/>
        </w:rPr>
        <w:t>.</w:t>
      </w:r>
      <w:r w:rsidR="4E272C8B" w:rsidRPr="53F3D500">
        <w:rPr>
          <w:rFonts w:ascii="Arial" w:hAnsi="Arial" w:cs="Arial"/>
          <w:highlight w:val="yellow"/>
        </w:rPr>
        <w:t xml:space="preserve"> </w:t>
      </w:r>
      <w:r w:rsidR="1004E586" w:rsidRPr="53F3D500">
        <w:rPr>
          <w:rFonts w:ascii="Arial" w:hAnsi="Arial" w:cs="Arial"/>
          <w:highlight w:val="yellow"/>
        </w:rPr>
        <w:t>For instance, i</w:t>
      </w:r>
      <w:r w:rsidR="3F86EEBF" w:rsidRPr="53F3D500">
        <w:rPr>
          <w:rFonts w:ascii="Arial" w:hAnsi="Arial" w:cs="Arial"/>
          <w:highlight w:val="yellow"/>
        </w:rPr>
        <w:t xml:space="preserve">n industrialized countries, eliminating zoonotic diseases depends on </w:t>
      </w:r>
      <w:r w:rsidR="00030E38">
        <w:rPr>
          <w:rFonts w:ascii="Arial" w:hAnsi="Arial" w:cs="Arial"/>
          <w:highlight w:val="yellow"/>
        </w:rPr>
        <w:t xml:space="preserve">integrated smart surveillance and sector collaboration, including </w:t>
      </w:r>
      <w:r w:rsidR="3F86EEBF" w:rsidRPr="53F3D500">
        <w:rPr>
          <w:rFonts w:ascii="Arial" w:hAnsi="Arial" w:cs="Arial"/>
          <w:highlight w:val="yellow"/>
        </w:rPr>
        <w:t xml:space="preserve">different factors such as infrastructure, animal testing, vaccination, health education, and disease </w:t>
      </w:r>
      <w:r w:rsidR="00030E38">
        <w:rPr>
          <w:rFonts w:ascii="Arial" w:hAnsi="Arial" w:cs="Arial"/>
          <w:highlight w:val="yellow"/>
        </w:rPr>
        <w:t>monitoring</w:t>
      </w:r>
      <w:r w:rsidR="3F86EEBF" w:rsidRPr="53F3D500">
        <w:rPr>
          <w:rFonts w:ascii="Arial" w:hAnsi="Arial" w:cs="Arial"/>
          <w:highlight w:val="yellow"/>
        </w:rPr>
        <w:t xml:space="preserve"> </w:t>
      </w:r>
      <w:r w:rsidR="00947814" w:rsidRPr="53F3D500">
        <w:rPr>
          <w:rFonts w:ascii="Arial" w:hAnsi="Arial" w:cs="Arial"/>
        </w:rPr>
        <w:fldChar w:fldCharType="begin"/>
      </w:r>
      <w:r w:rsidR="00947814" w:rsidRPr="53F3D500">
        <w:rPr>
          <w:rFonts w:ascii="Arial" w:hAnsi="Arial" w:cs="Arial"/>
        </w:rPr>
        <w:instrText xml:space="preserve"> ADDIN ZOTERO_ITEM CSL_CITATION {"citationID":"W7azA7e2","properties":{"formattedCitation":"(Shaheen, 2022)","plainCitation":"(Shaheen, 2022)","noteIndex":0},"citationItems":[{"id":332,"uris":["http://zotero.org/users/15208491/items/MHGL8IFW"],"itemData":{"id":332,"type":"article-journal","abstract":"Zoonotic diseases are a burden on healthcare systems globally, particularly underdeveloped nations. Numerous vertebrate animals (e.g., birds, mammals and reptiles) serve as amplifier hosts or reservoirs for viral zoonoses. The spread of zoonotic disease is associated with environmental factors, climate change, animal health as well as other human activities including globalization, urbanization and travel. Diseases at the human-animal environment interface (e.g., zoonotic diseases, vector-borne diseases, food/water borne diseases) continue to pose risk to animals and humans with a great significant mortality and morbidity. It is estimated that of 1400 infectious diseases known to affect humans, 60% of them are of animal origin. In addition, 75% of the emerging infectious diseases have a zoonotic nature, worldwide. The one health concept plays an important role in the control and prevention of zoonoses by integrating animal, human, and environmental health through collaboration and communication among osteopaths, wildlife, physicians, veterinarians professionals, public health and environmental experts, nurses, dentists, physicists, biomedical engineers, plant pathologists, biochemists, and others. No one sector, organization, or person can address issues at the animal–human–ecosystem interface alone.","container-title":"Reviews in Medical Virology","DOI":"10.1002/rmv.2326","ISSN":"1099-1654","issue":"4","language":"en","license":"© 2022 John Wiley &amp; Sons Ltd.","note":"_eprint: https://onlinelibrary.wiley.com/doi/pdf/10.1002/rmv.2326","page":"e2326","source":"Wiley Online Library","title":"The concept of one health applied to the problem of zoonotic diseases","volume":"32","author":[{"family":"Shaheen","given":"Mohamed N. F."}],"issued":{"date-parts":[["2022"]]}}}],"schema":"https://github.com/citation-style-language/schema/raw/master/csl-citation.json"} </w:instrText>
      </w:r>
      <w:r w:rsidR="00947814" w:rsidRPr="53F3D500">
        <w:rPr>
          <w:rFonts w:ascii="Arial" w:hAnsi="Arial" w:cs="Arial"/>
        </w:rPr>
        <w:fldChar w:fldCharType="separate"/>
      </w:r>
      <w:r w:rsidR="3F86EEBF" w:rsidRPr="53F3D500">
        <w:rPr>
          <w:rFonts w:ascii="Arial" w:hAnsi="Arial" w:cs="Arial"/>
          <w:noProof/>
          <w:highlight w:val="yellow"/>
        </w:rPr>
        <w:t>(Shaheen, 2022)</w:t>
      </w:r>
      <w:r w:rsidR="00947814" w:rsidRPr="53F3D500">
        <w:rPr>
          <w:rFonts w:ascii="Arial" w:hAnsi="Arial" w:cs="Arial"/>
        </w:rPr>
        <w:fldChar w:fldCharType="end"/>
      </w:r>
      <w:r w:rsidR="3F86EEBF" w:rsidRPr="53F3D500">
        <w:rPr>
          <w:rFonts w:ascii="Arial" w:hAnsi="Arial" w:cs="Arial"/>
          <w:highlight w:val="yellow"/>
        </w:rPr>
        <w:t>.</w:t>
      </w:r>
      <w:r w:rsidR="3F86EEBF" w:rsidRPr="53F3D500">
        <w:rPr>
          <w:rFonts w:ascii="Arial" w:hAnsi="Arial" w:cs="Arial"/>
        </w:rPr>
        <w:t xml:space="preserve"> </w:t>
      </w:r>
      <w:r w:rsidR="7DBAF3D6" w:rsidRPr="53F3D500">
        <w:rPr>
          <w:rFonts w:ascii="Arial" w:hAnsi="Arial" w:cs="Arial"/>
          <w:highlight w:val="cyan"/>
        </w:rPr>
        <w:t xml:space="preserve">However, </w:t>
      </w:r>
      <w:r w:rsidR="007356AF">
        <w:rPr>
          <w:rFonts w:ascii="Arial" w:hAnsi="Arial" w:cs="Arial"/>
          <w:highlight w:val="cyan"/>
        </w:rPr>
        <w:t>while industrialized nations have developed structured surveillance programs, many developing countries still lack the necessary resources, infrastructure</w:t>
      </w:r>
      <w:r w:rsidR="00030E38">
        <w:rPr>
          <w:rFonts w:ascii="Arial" w:hAnsi="Arial" w:cs="Arial"/>
          <w:highlight w:val="cyan"/>
        </w:rPr>
        <w:t>,</w:t>
      </w:r>
      <w:r w:rsidR="007356AF">
        <w:rPr>
          <w:rFonts w:ascii="Arial" w:hAnsi="Arial" w:cs="Arial"/>
          <w:highlight w:val="cyan"/>
        </w:rPr>
        <w:t xml:space="preserve"> and cross-collaboration to fight zoonotic diseases,</w:t>
      </w:r>
      <w:r w:rsidR="7DBAF3D6" w:rsidRPr="53F3D500">
        <w:rPr>
          <w:rFonts w:ascii="Arial" w:hAnsi="Arial" w:cs="Arial"/>
          <w:highlight w:val="cyan"/>
        </w:rPr>
        <w:t xml:space="preserve"> </w:t>
      </w:r>
      <w:r w:rsidR="00A70134">
        <w:rPr>
          <w:rFonts w:ascii="Arial" w:hAnsi="Arial" w:cs="Arial"/>
          <w:highlight w:val="cyan"/>
        </w:rPr>
        <w:t>where</w:t>
      </w:r>
      <w:r w:rsidR="00030E38">
        <w:rPr>
          <w:rFonts w:ascii="Arial" w:hAnsi="Arial" w:cs="Arial"/>
          <w:highlight w:val="cyan"/>
        </w:rPr>
        <w:t xml:space="preserve"> these are</w:t>
      </w:r>
      <w:r w:rsidR="7DBAF3D6" w:rsidRPr="53F3D500">
        <w:rPr>
          <w:rFonts w:ascii="Arial" w:hAnsi="Arial" w:cs="Arial"/>
          <w:highlight w:val="cyan"/>
        </w:rPr>
        <w:t xml:space="preserve"> not </w:t>
      </w:r>
      <w:r w:rsidR="3F86EEBF" w:rsidRPr="53F3D500">
        <w:rPr>
          <w:rFonts w:ascii="Arial" w:hAnsi="Arial" w:cs="Arial"/>
          <w:highlight w:val="cyan"/>
        </w:rPr>
        <w:t xml:space="preserve">yet </w:t>
      </w:r>
      <w:r w:rsidR="7861691C" w:rsidRPr="53F3D500">
        <w:rPr>
          <w:rFonts w:ascii="Arial" w:hAnsi="Arial" w:cs="Arial"/>
          <w:highlight w:val="cyan"/>
        </w:rPr>
        <w:t>addressed under</w:t>
      </w:r>
      <w:r w:rsidR="7DBAF3D6" w:rsidRPr="53F3D500">
        <w:rPr>
          <w:rFonts w:ascii="Arial" w:hAnsi="Arial" w:cs="Arial"/>
          <w:highlight w:val="cyan"/>
        </w:rPr>
        <w:t xml:space="preserve"> the One Health </w:t>
      </w:r>
      <w:r w:rsidR="2F888C9E" w:rsidRPr="53F3D500">
        <w:rPr>
          <w:rFonts w:ascii="Arial" w:hAnsi="Arial" w:cs="Arial"/>
          <w:highlight w:val="cyan"/>
        </w:rPr>
        <w:t>approach</w:t>
      </w:r>
      <w:r w:rsidR="00E755B7">
        <w:rPr>
          <w:rFonts w:ascii="Arial" w:hAnsi="Arial" w:cs="Arial"/>
          <w:highlight w:val="cyan"/>
        </w:rPr>
        <w:t xml:space="preserve">. Additionally, </w:t>
      </w:r>
      <w:r w:rsidR="3F86EEBF" w:rsidRPr="53F3D500">
        <w:rPr>
          <w:rFonts w:ascii="Arial" w:hAnsi="Arial" w:cs="Arial"/>
          <w:highlight w:val="cyan"/>
        </w:rPr>
        <w:t>o</w:t>
      </w:r>
      <w:r w:rsidR="2F888C9E" w:rsidRPr="53F3D500">
        <w:rPr>
          <w:rFonts w:ascii="Arial" w:hAnsi="Arial" w:cs="Arial"/>
          <w:highlight w:val="cyan"/>
        </w:rPr>
        <w:t xml:space="preserve">nly </w:t>
      </w:r>
      <w:r w:rsidR="00030E38">
        <w:rPr>
          <w:rFonts w:ascii="Arial" w:hAnsi="Arial" w:cs="Arial"/>
          <w:highlight w:val="cyan"/>
        </w:rPr>
        <w:t xml:space="preserve">a </w:t>
      </w:r>
      <w:r w:rsidR="2F888C9E" w:rsidRPr="53F3D500">
        <w:rPr>
          <w:rFonts w:ascii="Arial" w:hAnsi="Arial" w:cs="Arial"/>
          <w:highlight w:val="cyan"/>
        </w:rPr>
        <w:t>f</w:t>
      </w:r>
      <w:r w:rsidR="52DEB16D" w:rsidRPr="53F3D500">
        <w:rPr>
          <w:rFonts w:ascii="Arial" w:hAnsi="Arial" w:cs="Arial"/>
          <w:highlight w:val="cyan"/>
        </w:rPr>
        <w:t xml:space="preserve">ew studies </w:t>
      </w:r>
      <w:r w:rsidR="00E755B7">
        <w:rPr>
          <w:rFonts w:ascii="Arial" w:hAnsi="Arial" w:cs="Arial"/>
          <w:highlight w:val="cyan"/>
        </w:rPr>
        <w:t xml:space="preserve">have analyzed ecological changes and loss of biodiversity, failing to consider </w:t>
      </w:r>
      <w:r w:rsidR="52DEB16D" w:rsidRPr="53F3D500">
        <w:rPr>
          <w:rFonts w:ascii="Arial" w:hAnsi="Arial" w:cs="Arial"/>
          <w:highlight w:val="cyan"/>
        </w:rPr>
        <w:t xml:space="preserve">wildlife and </w:t>
      </w:r>
      <w:r w:rsidR="52DEB16D" w:rsidRPr="53F3D500">
        <w:rPr>
          <w:rFonts w:ascii="Arial" w:hAnsi="Arial" w:cs="Arial"/>
          <w:highlight w:val="cyan"/>
        </w:rPr>
        <w:lastRenderedPageBreak/>
        <w:t xml:space="preserve">environmental disturbances </w:t>
      </w:r>
      <w:r w:rsidR="00E755B7">
        <w:rPr>
          <w:rFonts w:ascii="Arial" w:hAnsi="Arial" w:cs="Arial"/>
          <w:highlight w:val="cyan"/>
        </w:rPr>
        <w:t xml:space="preserve">in </w:t>
      </w:r>
      <w:r w:rsidR="00A70134">
        <w:rPr>
          <w:rFonts w:ascii="Arial" w:hAnsi="Arial" w:cs="Arial"/>
          <w:highlight w:val="cyan"/>
        </w:rPr>
        <w:t xml:space="preserve">the </w:t>
      </w:r>
      <w:r w:rsidR="52DEB16D" w:rsidRPr="53F3D500">
        <w:rPr>
          <w:rFonts w:ascii="Arial" w:hAnsi="Arial" w:cs="Arial"/>
          <w:highlight w:val="cyan"/>
        </w:rPr>
        <w:t>development of infectious diseases</w:t>
      </w:r>
      <w:r w:rsidR="1856AAAA" w:rsidRPr="53F3D500">
        <w:rPr>
          <w:rFonts w:ascii="Arial" w:hAnsi="Arial" w:cs="Arial"/>
        </w:rPr>
        <w:t xml:space="preserve"> </w:t>
      </w:r>
      <w:r w:rsidR="00947814" w:rsidRPr="53F3D500">
        <w:rPr>
          <w:rFonts w:ascii="Arial" w:hAnsi="Arial" w:cs="Arial"/>
        </w:rPr>
        <w:fldChar w:fldCharType="begin"/>
      </w:r>
      <w:r w:rsidR="00947814" w:rsidRPr="53F3D500">
        <w:rPr>
          <w:rFonts w:ascii="Arial" w:hAnsi="Arial" w:cs="Arial"/>
        </w:rPr>
        <w:instrText xml:space="preserve"> ADDIN ZOTERO_ITEM CSL_CITATION {"citationID":"5e1BobAr","properties":{"formattedCitation":"(Shaheen, 2022)","plainCitation":"(Shaheen, 2022)","noteIndex":0},"citationItems":[{"id":332,"uris":["http://zotero.org/users/15208491/items/MHGL8IFW"],"itemData":{"id":332,"type":"article-journal","abstract":"Zoonotic diseases are a burden on healthcare systems globally, particularly underdeveloped nations. Numerous vertebrate animals (e.g., birds, mammals and reptiles) serve as amplifier hosts or reservoirs for viral zoonoses. The spread of zoonotic disease is associated with environmental factors, climate change, animal health as well as other human activities including globalization, urbanization and travel. Diseases at the human-animal environment interface (e.g., zoonotic diseases, vector-borne diseases, food/water borne diseases) continue to pose risk to animals and humans with a great significant mortality and morbidity. It is estimated that of 1400 infectious diseases known to affect humans, 60% of them are of animal origin. In addition, 75% of the emerging infectious diseases have a zoonotic nature, worldwide. The one health concept plays an important role in the control and prevention of zoonoses by integrating animal, human, and environmental health through collaboration and communication among osteopaths, wildlife, physicians, veterinarians professionals, public health and environmental experts, nurses, dentists, physicists, biomedical engineers, plant pathologists, biochemists, and others. No one sector, organization, or person can address issues at the animal–human–ecosystem interface alone.","container-title":"Reviews in Medical Virology","DOI":"10.1002/rmv.2326","ISSN":"1099-1654","issue":"4","language":"en","license":"© 2022 John Wiley &amp; Sons Ltd.","note":"_eprint: https://onlinelibrary.wiley.com/doi/pdf/10.1002/rmv.2326","page":"e2326","source":"Wiley Online Library","title":"The concept of one health applied to the problem of zoonotic diseases","volume":"32","author":[{"family":"Shaheen","given":"Mohamed N. F."}],"issued":{"date-parts":[["2022"]]}}}],"schema":"https://github.com/citation-style-language/schema/raw/master/csl-citation.json"} </w:instrText>
      </w:r>
      <w:r w:rsidR="00947814" w:rsidRPr="53F3D500">
        <w:rPr>
          <w:rFonts w:ascii="Arial" w:hAnsi="Arial" w:cs="Arial"/>
        </w:rPr>
        <w:fldChar w:fldCharType="separate"/>
      </w:r>
      <w:r w:rsidR="1856AAAA" w:rsidRPr="53F3D500">
        <w:rPr>
          <w:rFonts w:ascii="Arial" w:hAnsi="Arial" w:cs="Arial"/>
          <w:noProof/>
        </w:rPr>
        <w:t>(Shaheen, 2022)</w:t>
      </w:r>
      <w:r w:rsidR="00947814" w:rsidRPr="53F3D500">
        <w:rPr>
          <w:rFonts w:ascii="Arial" w:hAnsi="Arial" w:cs="Arial"/>
        </w:rPr>
        <w:fldChar w:fldCharType="end"/>
      </w:r>
      <w:r w:rsidR="52DEB16D" w:rsidRPr="53F3D500">
        <w:rPr>
          <w:rFonts w:ascii="Arial" w:hAnsi="Arial" w:cs="Arial"/>
        </w:rPr>
        <w:t>.</w:t>
      </w:r>
      <w:r w:rsidR="2F888C9E" w:rsidRPr="53F3D500">
        <w:rPr>
          <w:rFonts w:ascii="Arial" w:hAnsi="Arial" w:cs="Arial"/>
        </w:rPr>
        <w:t xml:space="preserve"> </w:t>
      </w:r>
      <w:r w:rsidR="005511A2" w:rsidRPr="00E755B7">
        <w:rPr>
          <w:rFonts w:ascii="Arial" w:hAnsi="Arial" w:cs="Arial"/>
          <w:highlight w:val="darkCyan"/>
        </w:rPr>
        <w:t>This study examines disease surveillance systems for zoonotic diseases in low- and middle</w:t>
      </w:r>
      <w:r w:rsidR="005511A2" w:rsidRPr="005511A2">
        <w:rPr>
          <w:rFonts w:ascii="Arial" w:hAnsi="Arial" w:cs="Arial"/>
          <w:highlight w:val="darkCyan"/>
        </w:rPr>
        <w:t>-income countries, emphasizing the interconnected roles of the environment, domestic animals, wildlife, and humans</w:t>
      </w:r>
      <w:r w:rsidR="005511A2" w:rsidRPr="007C34AF">
        <w:rPr>
          <w:rFonts w:ascii="Arial" w:hAnsi="Arial" w:cs="Arial"/>
          <w:highlight w:val="green"/>
        </w:rPr>
        <w:t>,</w:t>
      </w:r>
      <w:r w:rsidR="007C34AF">
        <w:rPr>
          <w:rFonts w:ascii="Arial" w:hAnsi="Arial" w:cs="Arial"/>
          <w:highlight w:val="green"/>
        </w:rPr>
        <w:t xml:space="preserve"> </w:t>
      </w:r>
      <w:r w:rsidR="005511A2" w:rsidRPr="007C34AF">
        <w:rPr>
          <w:rFonts w:ascii="Arial" w:hAnsi="Arial" w:cs="Arial"/>
          <w:highlight w:val="green"/>
        </w:rPr>
        <w:t xml:space="preserve">particularly in </w:t>
      </w:r>
      <w:r w:rsidR="005511A2" w:rsidRPr="005511A2">
        <w:rPr>
          <w:rFonts w:ascii="Arial" w:hAnsi="Arial" w:cs="Arial"/>
          <w:highlight w:val="green"/>
        </w:rPr>
        <w:t xml:space="preserve">the context of pandemic prevention within the One Health framework. Guided by this principle, the research integrates </w:t>
      </w:r>
      <w:r w:rsidR="00030E38">
        <w:rPr>
          <w:rFonts w:ascii="Arial" w:hAnsi="Arial" w:cs="Arial"/>
          <w:highlight w:val="green"/>
        </w:rPr>
        <w:t xml:space="preserve">animal, </w:t>
      </w:r>
      <w:r w:rsidR="00441C1E">
        <w:rPr>
          <w:rFonts w:ascii="Arial" w:hAnsi="Arial" w:cs="Arial"/>
          <w:highlight w:val="green"/>
        </w:rPr>
        <w:t>environmental</w:t>
      </w:r>
      <w:r w:rsidR="00030E38">
        <w:rPr>
          <w:rFonts w:ascii="Arial" w:hAnsi="Arial" w:cs="Arial"/>
          <w:highlight w:val="green"/>
        </w:rPr>
        <w:t xml:space="preserve">, and epidemiological </w:t>
      </w:r>
      <w:r w:rsidR="005511A2" w:rsidRPr="005511A2">
        <w:rPr>
          <w:rFonts w:ascii="Arial" w:hAnsi="Arial" w:cs="Arial"/>
          <w:highlight w:val="green"/>
        </w:rPr>
        <w:t>data</w:t>
      </w:r>
      <w:r w:rsidR="00030E38">
        <w:rPr>
          <w:rFonts w:ascii="Arial" w:hAnsi="Arial" w:cs="Arial"/>
          <w:highlight w:val="green"/>
        </w:rPr>
        <w:t xml:space="preserve"> to </w:t>
      </w:r>
      <w:r w:rsidR="005511A2" w:rsidRPr="005511A2">
        <w:rPr>
          <w:rFonts w:ascii="Arial" w:hAnsi="Arial" w:cs="Arial"/>
          <w:highlight w:val="green"/>
        </w:rPr>
        <w:t xml:space="preserve">evaluate existing surveillance models across different </w:t>
      </w:r>
      <w:r w:rsidR="00030E38" w:rsidRPr="005511A2">
        <w:rPr>
          <w:rFonts w:ascii="Arial" w:hAnsi="Arial" w:cs="Arial"/>
          <w:highlight w:val="green"/>
        </w:rPr>
        <w:t>regions and</w:t>
      </w:r>
      <w:r w:rsidR="005511A2" w:rsidRPr="005511A2">
        <w:rPr>
          <w:rFonts w:ascii="Arial" w:hAnsi="Arial" w:cs="Arial"/>
          <w:highlight w:val="green"/>
        </w:rPr>
        <w:t xml:space="preserve"> identifies best practices that can be adapted </w:t>
      </w:r>
      <w:r w:rsidR="005511A2" w:rsidRPr="00157369">
        <w:rPr>
          <w:rFonts w:ascii="Arial" w:hAnsi="Arial" w:cs="Arial"/>
          <w:highlight w:val="green"/>
        </w:rPr>
        <w:t xml:space="preserve">to </w:t>
      </w:r>
      <w:r w:rsidR="00157369" w:rsidRPr="00157369">
        <w:rPr>
          <w:rFonts w:ascii="Arial" w:hAnsi="Arial" w:cs="Arial"/>
          <w:highlight w:val="green"/>
        </w:rPr>
        <w:t>areas with limited resources</w:t>
      </w:r>
      <w:r w:rsidR="00157369" w:rsidRPr="007C34AF">
        <w:rPr>
          <w:rFonts w:ascii="Arial" w:hAnsi="Arial" w:cs="Arial"/>
          <w:highlight w:val="green"/>
        </w:rPr>
        <w:t xml:space="preserve">. </w:t>
      </w:r>
    </w:p>
    <w:p w14:paraId="5F1F8A80" w14:textId="36E36645" w:rsidR="00CA2157" w:rsidRDefault="00CA2157" w:rsidP="00C64BEE">
      <w:pPr>
        <w:jc w:val="both"/>
        <w:rPr>
          <w:ins w:id="2" w:author="Zenabu Suboi" w:date="2025-04-02T21:54:00Z"/>
          <w:rFonts w:ascii="Arial" w:hAnsi="Arial" w:cs="Arial"/>
        </w:rPr>
      </w:pPr>
    </w:p>
    <w:p w14:paraId="540B6FE2" w14:textId="694ECA13" w:rsidR="00FB4801" w:rsidRPr="009D348B" w:rsidRDefault="00296C38" w:rsidP="00C64BEE">
      <w:pPr>
        <w:jc w:val="both"/>
        <w:rPr>
          <w:rFonts w:ascii="Arial" w:hAnsi="Arial" w:cs="Arial"/>
          <w:color w:val="C00000"/>
          <w:rPrChange w:id="3" w:author="Zenabu Suboi" w:date="2025-04-02T21:54:00Z">
            <w:rPr>
              <w:rFonts w:ascii="Arial" w:hAnsi="Arial" w:cs="Arial"/>
            </w:rPr>
          </w:rPrChange>
        </w:rPr>
      </w:pPr>
      <w:ins w:id="4" w:author="Zenabu Suboi" w:date="2025-04-01T22:04:00Z">
        <w:r w:rsidRPr="009D348B">
          <w:rPr>
            <w:rFonts w:ascii="Arial" w:hAnsi="Arial" w:cs="Arial"/>
            <w:color w:val="C00000"/>
            <w:rPrChange w:id="5" w:author="Zenabu Suboi" w:date="2025-04-02T21:54:00Z">
              <w:rPr>
                <w:rFonts w:ascii="Arial" w:hAnsi="Arial" w:cs="Arial"/>
              </w:rPr>
            </w:rPrChange>
          </w:rPr>
          <w:t>The author</w:t>
        </w:r>
      </w:ins>
      <w:ins w:id="6" w:author="Zenabu Suboi" w:date="2025-04-01T22:06:00Z">
        <w:r w:rsidRPr="009D348B">
          <w:rPr>
            <w:rFonts w:ascii="Arial" w:hAnsi="Arial" w:cs="Arial"/>
            <w:color w:val="C00000"/>
            <w:rPrChange w:id="7" w:author="Zenabu Suboi" w:date="2025-04-02T21:54:00Z">
              <w:rPr>
                <w:rFonts w:ascii="Arial" w:hAnsi="Arial" w:cs="Arial"/>
              </w:rPr>
            </w:rPrChange>
          </w:rPr>
          <w:t xml:space="preserve"> presented a clear message about</w:t>
        </w:r>
      </w:ins>
      <w:ins w:id="8" w:author="Zenabu Suboi" w:date="2025-04-01T22:07:00Z">
        <w:r w:rsidRPr="009D348B">
          <w:rPr>
            <w:rFonts w:ascii="Arial" w:hAnsi="Arial" w:cs="Arial"/>
            <w:color w:val="C00000"/>
            <w:rPrChange w:id="9" w:author="Zenabu Suboi" w:date="2025-04-02T21:54:00Z">
              <w:rPr>
                <w:rFonts w:ascii="Arial" w:hAnsi="Arial" w:cs="Arial"/>
              </w:rPr>
            </w:rPrChange>
          </w:rPr>
          <w:t xml:space="preserve"> how likely it is for the next pandemic </w:t>
        </w:r>
      </w:ins>
      <w:ins w:id="10" w:author="Zenabu Suboi" w:date="2025-04-02T22:03:00Z">
        <w:r w:rsidR="009D348B">
          <w:rPr>
            <w:rFonts w:ascii="Arial" w:hAnsi="Arial" w:cs="Arial"/>
            <w:color w:val="C00000"/>
          </w:rPr>
          <w:t>to b</w:t>
        </w:r>
      </w:ins>
      <w:ins w:id="11" w:author="Zenabu Suboi" w:date="2025-04-01T22:15:00Z">
        <w:r w:rsidR="009918CB" w:rsidRPr="009D348B">
          <w:rPr>
            <w:rFonts w:ascii="Arial" w:hAnsi="Arial" w:cs="Arial"/>
            <w:color w:val="C00000"/>
            <w:rPrChange w:id="12" w:author="Zenabu Suboi" w:date="2025-04-02T21:54:00Z">
              <w:rPr>
                <w:rFonts w:ascii="Arial" w:hAnsi="Arial" w:cs="Arial"/>
              </w:rPr>
            </w:rPrChange>
          </w:rPr>
          <w:t>e</w:t>
        </w:r>
      </w:ins>
      <w:ins w:id="13" w:author="Zenabu Suboi" w:date="2025-04-02T22:03:00Z">
        <w:r w:rsidR="009D348B">
          <w:rPr>
            <w:rFonts w:ascii="Arial" w:hAnsi="Arial" w:cs="Arial"/>
            <w:color w:val="C00000"/>
          </w:rPr>
          <w:t xml:space="preserve"> a zoonotic disease</w:t>
        </w:r>
      </w:ins>
      <w:ins w:id="14" w:author="Zenabu Suboi" w:date="2025-04-03T09:21:00Z">
        <w:r w:rsidR="00DF212E">
          <w:rPr>
            <w:rFonts w:ascii="Arial" w:hAnsi="Arial" w:cs="Arial"/>
            <w:color w:val="C00000"/>
          </w:rPr>
          <w:t xml:space="preserve"> due environmental disturbance</w:t>
        </w:r>
      </w:ins>
      <w:ins w:id="15" w:author="Zenabu Suboi" w:date="2025-04-01T22:07:00Z">
        <w:r w:rsidRPr="009D348B">
          <w:rPr>
            <w:rFonts w:ascii="Arial" w:hAnsi="Arial" w:cs="Arial"/>
            <w:color w:val="C00000"/>
            <w:rPrChange w:id="16" w:author="Zenabu Suboi" w:date="2025-04-02T21:54:00Z">
              <w:rPr>
                <w:rFonts w:ascii="Arial" w:hAnsi="Arial" w:cs="Arial"/>
              </w:rPr>
            </w:rPrChange>
          </w:rPr>
          <w:t xml:space="preserve"> and </w:t>
        </w:r>
      </w:ins>
      <w:ins w:id="17" w:author="Zenabu Suboi" w:date="2025-04-01T22:15:00Z">
        <w:r w:rsidR="009918CB" w:rsidRPr="009D348B">
          <w:rPr>
            <w:rFonts w:ascii="Arial" w:hAnsi="Arial" w:cs="Arial"/>
            <w:color w:val="C00000"/>
            <w:rPrChange w:id="18" w:author="Zenabu Suboi" w:date="2025-04-02T21:54:00Z">
              <w:rPr>
                <w:rFonts w:ascii="Arial" w:hAnsi="Arial" w:cs="Arial"/>
              </w:rPr>
            </w:rPrChange>
          </w:rPr>
          <w:t>yet</w:t>
        </w:r>
      </w:ins>
      <w:ins w:id="19" w:author="Zenabu Suboi" w:date="2025-04-02T21:44:00Z">
        <w:r w:rsidR="00CA2157" w:rsidRPr="009D348B">
          <w:rPr>
            <w:rFonts w:ascii="Arial" w:hAnsi="Arial" w:cs="Arial"/>
            <w:color w:val="C00000"/>
            <w:rPrChange w:id="20" w:author="Zenabu Suboi" w:date="2025-04-02T21:54:00Z">
              <w:rPr>
                <w:rFonts w:ascii="Arial" w:hAnsi="Arial" w:cs="Arial"/>
              </w:rPr>
            </w:rPrChange>
          </w:rPr>
          <w:t>,</w:t>
        </w:r>
      </w:ins>
      <w:ins w:id="21" w:author="Zenabu Suboi" w:date="2025-04-01T22:15:00Z">
        <w:r w:rsidR="009918CB" w:rsidRPr="009D348B">
          <w:rPr>
            <w:rFonts w:ascii="Arial" w:hAnsi="Arial" w:cs="Arial"/>
            <w:color w:val="C00000"/>
            <w:rPrChange w:id="22" w:author="Zenabu Suboi" w:date="2025-04-02T21:54:00Z">
              <w:rPr>
                <w:rFonts w:ascii="Arial" w:hAnsi="Arial" w:cs="Arial"/>
              </w:rPr>
            </w:rPrChange>
          </w:rPr>
          <w:t xml:space="preserve"> most developing countries are not well prepared</w:t>
        </w:r>
      </w:ins>
      <w:ins w:id="23" w:author="Zenabu Suboi" w:date="2025-04-02T22:03:00Z">
        <w:r w:rsidR="009D348B">
          <w:rPr>
            <w:rFonts w:ascii="Arial" w:hAnsi="Arial" w:cs="Arial"/>
            <w:color w:val="C00000"/>
          </w:rPr>
          <w:t xml:space="preserve"> to </w:t>
        </w:r>
      </w:ins>
      <w:ins w:id="24" w:author="Zenabu Suboi" w:date="2025-04-02T22:04:00Z">
        <w:r w:rsidR="00D94476">
          <w:rPr>
            <w:rFonts w:ascii="Arial" w:hAnsi="Arial" w:cs="Arial"/>
            <w:color w:val="C00000"/>
          </w:rPr>
          <w:t>prevent</w:t>
        </w:r>
      </w:ins>
      <w:ins w:id="25" w:author="Zenabu Suboi" w:date="2025-04-02T22:03:00Z">
        <w:r w:rsidR="00D94476">
          <w:rPr>
            <w:rFonts w:ascii="Arial" w:hAnsi="Arial" w:cs="Arial"/>
            <w:color w:val="C00000"/>
          </w:rPr>
          <w:t xml:space="preserve"> these diseases</w:t>
        </w:r>
      </w:ins>
      <w:ins w:id="26" w:author="Zenabu Suboi" w:date="2025-04-01T22:15:00Z">
        <w:r w:rsidR="009918CB" w:rsidRPr="009D348B">
          <w:rPr>
            <w:rFonts w:ascii="Arial" w:hAnsi="Arial" w:cs="Arial"/>
            <w:color w:val="C00000"/>
            <w:rPrChange w:id="27" w:author="Zenabu Suboi" w:date="2025-04-02T21:54:00Z">
              <w:rPr>
                <w:rFonts w:ascii="Arial" w:hAnsi="Arial" w:cs="Arial"/>
              </w:rPr>
            </w:rPrChange>
          </w:rPr>
          <w:t xml:space="preserve"> under the </w:t>
        </w:r>
      </w:ins>
      <w:ins w:id="28" w:author="Zenabu Suboi" w:date="2025-04-01T22:06:00Z">
        <w:r w:rsidRPr="009D348B">
          <w:rPr>
            <w:rFonts w:ascii="Arial" w:hAnsi="Arial" w:cs="Arial"/>
            <w:color w:val="C00000"/>
            <w:rPrChange w:id="29" w:author="Zenabu Suboi" w:date="2025-04-02T21:54:00Z">
              <w:rPr>
                <w:rFonts w:ascii="Arial" w:hAnsi="Arial" w:cs="Arial"/>
              </w:rPr>
            </w:rPrChange>
          </w:rPr>
          <w:t>One Health approach</w:t>
        </w:r>
      </w:ins>
      <w:ins w:id="30" w:author="Zenabu Suboi" w:date="2025-04-02T21:48:00Z">
        <w:r w:rsidR="00CA2157" w:rsidRPr="009D348B">
          <w:rPr>
            <w:rFonts w:ascii="Arial" w:hAnsi="Arial" w:cs="Arial"/>
            <w:color w:val="C00000"/>
            <w:rPrChange w:id="31" w:author="Zenabu Suboi" w:date="2025-04-02T21:54:00Z">
              <w:rPr>
                <w:rFonts w:ascii="Arial" w:hAnsi="Arial" w:cs="Arial"/>
              </w:rPr>
            </w:rPrChange>
          </w:rPr>
          <w:t>. While a few studies have addressed part of the problem,</w:t>
        </w:r>
      </w:ins>
      <w:ins w:id="32" w:author="Zenabu Suboi" w:date="2025-04-02T21:49:00Z">
        <w:r w:rsidR="00CA2157" w:rsidRPr="009D348B">
          <w:rPr>
            <w:rFonts w:ascii="Arial" w:hAnsi="Arial" w:cs="Arial"/>
            <w:color w:val="C00000"/>
            <w:rPrChange w:id="33" w:author="Zenabu Suboi" w:date="2025-04-02T21:54:00Z">
              <w:rPr>
                <w:rFonts w:ascii="Arial" w:hAnsi="Arial" w:cs="Arial"/>
              </w:rPr>
            </w:rPrChange>
          </w:rPr>
          <w:t xml:space="preserve"> wildlife and environmental disturbances </w:t>
        </w:r>
        <w:proofErr w:type="gramStart"/>
        <w:r w:rsidR="00CA2157" w:rsidRPr="009D348B">
          <w:rPr>
            <w:rFonts w:ascii="Arial" w:hAnsi="Arial" w:cs="Arial"/>
            <w:color w:val="C00000"/>
            <w:rPrChange w:id="34" w:author="Zenabu Suboi" w:date="2025-04-02T21:54:00Z">
              <w:rPr>
                <w:rFonts w:ascii="Arial" w:hAnsi="Arial" w:cs="Arial"/>
              </w:rPr>
            </w:rPrChange>
          </w:rPr>
          <w:t>have not been considered</w:t>
        </w:r>
      </w:ins>
      <w:proofErr w:type="gramEnd"/>
      <w:ins w:id="35" w:author="Zenabu Suboi" w:date="2025-04-02T21:50:00Z">
        <w:r w:rsidR="00CA2157" w:rsidRPr="009D348B">
          <w:rPr>
            <w:rFonts w:ascii="Arial" w:hAnsi="Arial" w:cs="Arial"/>
            <w:color w:val="C00000"/>
            <w:rPrChange w:id="36" w:author="Zenabu Suboi" w:date="2025-04-02T21:54:00Z">
              <w:rPr>
                <w:rFonts w:ascii="Arial" w:hAnsi="Arial" w:cs="Arial"/>
              </w:rPr>
            </w:rPrChange>
          </w:rPr>
          <w:t>.</w:t>
        </w:r>
      </w:ins>
      <w:ins w:id="37" w:author="Zenabu Suboi" w:date="2025-04-02T21:52:00Z">
        <w:r w:rsidR="00CA2157" w:rsidRPr="009D348B">
          <w:rPr>
            <w:rFonts w:ascii="Arial" w:hAnsi="Arial" w:cs="Arial"/>
            <w:color w:val="C00000"/>
            <w:rPrChange w:id="38" w:author="Zenabu Suboi" w:date="2025-04-02T21:54:00Z">
              <w:rPr>
                <w:rFonts w:ascii="Arial" w:hAnsi="Arial" w:cs="Arial"/>
              </w:rPr>
            </w:rPrChange>
          </w:rPr>
          <w:t xml:space="preserve"> The author states clearly that they intend to tackle this aspect</w:t>
        </w:r>
      </w:ins>
      <w:ins w:id="39" w:author="Zenabu Suboi" w:date="2025-04-02T21:53:00Z">
        <w:r w:rsidR="009D348B" w:rsidRPr="009D348B">
          <w:rPr>
            <w:rFonts w:ascii="Arial" w:hAnsi="Arial" w:cs="Arial"/>
            <w:color w:val="C00000"/>
            <w:rPrChange w:id="40" w:author="Zenabu Suboi" w:date="2025-04-02T21:54:00Z">
              <w:rPr>
                <w:rFonts w:ascii="Arial" w:hAnsi="Arial" w:cs="Arial"/>
              </w:rPr>
            </w:rPrChange>
          </w:rPr>
          <w:t xml:space="preserve"> of the problem in low</w:t>
        </w:r>
      </w:ins>
      <w:ins w:id="41" w:author="Zenabu Suboi" w:date="2025-04-02T21:56:00Z">
        <w:r w:rsidR="009D348B">
          <w:rPr>
            <w:rFonts w:ascii="Arial" w:hAnsi="Arial" w:cs="Arial"/>
            <w:color w:val="C00000"/>
          </w:rPr>
          <w:t>-</w:t>
        </w:r>
      </w:ins>
      <w:ins w:id="42" w:author="Zenabu Suboi" w:date="2025-04-02T21:53:00Z">
        <w:r w:rsidR="009D348B" w:rsidRPr="009D348B">
          <w:rPr>
            <w:rFonts w:ascii="Arial" w:hAnsi="Arial" w:cs="Arial"/>
            <w:color w:val="C00000"/>
            <w:rPrChange w:id="43" w:author="Zenabu Suboi" w:date="2025-04-02T21:54:00Z">
              <w:rPr>
                <w:rFonts w:ascii="Arial" w:hAnsi="Arial" w:cs="Arial"/>
              </w:rPr>
            </w:rPrChange>
          </w:rPr>
          <w:t xml:space="preserve"> and </w:t>
        </w:r>
      </w:ins>
      <w:ins w:id="44" w:author="Zenabu Suboi" w:date="2025-04-02T21:55:00Z">
        <w:r w:rsidR="009D348B" w:rsidRPr="009D348B">
          <w:rPr>
            <w:rFonts w:ascii="Arial" w:hAnsi="Arial" w:cs="Arial"/>
            <w:color w:val="C00000"/>
            <w:rPrChange w:id="45" w:author="Zenabu Suboi" w:date="2025-04-02T21:54:00Z">
              <w:rPr>
                <w:rFonts w:ascii="Arial" w:hAnsi="Arial" w:cs="Arial"/>
                <w:color w:val="C00000"/>
              </w:rPr>
            </w:rPrChange>
          </w:rPr>
          <w:t>middle-income</w:t>
        </w:r>
      </w:ins>
      <w:ins w:id="46" w:author="Zenabu Suboi" w:date="2025-04-02T21:53:00Z">
        <w:r w:rsidR="009D348B" w:rsidRPr="009D348B">
          <w:rPr>
            <w:rFonts w:ascii="Arial" w:hAnsi="Arial" w:cs="Arial"/>
            <w:color w:val="C00000"/>
            <w:rPrChange w:id="47" w:author="Zenabu Suboi" w:date="2025-04-02T21:54:00Z">
              <w:rPr>
                <w:rFonts w:ascii="Arial" w:hAnsi="Arial" w:cs="Arial"/>
              </w:rPr>
            </w:rPrChange>
          </w:rPr>
          <w:t xml:space="preserve"> countries.</w:t>
        </w:r>
      </w:ins>
      <w:ins w:id="48" w:author="Zenabu Suboi" w:date="2025-04-02T22:05:00Z">
        <w:r w:rsidR="00D94476">
          <w:rPr>
            <w:rFonts w:ascii="Arial" w:hAnsi="Arial" w:cs="Arial"/>
            <w:color w:val="C00000"/>
          </w:rPr>
          <w:t xml:space="preserve"> </w:t>
        </w:r>
      </w:ins>
      <w:ins w:id="49" w:author="Zenabu Suboi" w:date="2025-04-02T22:07:00Z">
        <w:r w:rsidR="00D94476">
          <w:rPr>
            <w:rFonts w:ascii="Arial" w:hAnsi="Arial" w:cs="Arial"/>
            <w:color w:val="C00000"/>
          </w:rPr>
          <w:t>A</w:t>
        </w:r>
        <w:r w:rsidR="00D94476" w:rsidRPr="004C2193">
          <w:rPr>
            <w:rFonts w:ascii="Arial" w:hAnsi="Arial" w:cs="Arial"/>
            <w:color w:val="C00000"/>
          </w:rPr>
          <w:t xml:space="preserve">ll </w:t>
        </w:r>
        <w:r w:rsidR="00D94476">
          <w:rPr>
            <w:rFonts w:ascii="Arial" w:hAnsi="Arial" w:cs="Arial"/>
            <w:color w:val="C00000"/>
          </w:rPr>
          <w:t xml:space="preserve">the </w:t>
        </w:r>
      </w:ins>
      <w:ins w:id="50" w:author="Zenabu Suboi" w:date="2025-04-02T22:06:00Z">
        <w:r w:rsidR="00D94476" w:rsidRPr="004C2193">
          <w:rPr>
            <w:rFonts w:ascii="Arial" w:hAnsi="Arial" w:cs="Arial"/>
            <w:color w:val="C00000"/>
          </w:rPr>
          <w:t>introductory sentences seem to be general statements including one with statistics would have painted a picture of the severity of the problem more clearly.</w:t>
        </w:r>
        <w:r w:rsidR="00D94476">
          <w:rPr>
            <w:rFonts w:ascii="Arial" w:hAnsi="Arial" w:cs="Arial"/>
            <w:color w:val="C00000"/>
          </w:rPr>
          <w:t xml:space="preserve"> </w:t>
        </w:r>
      </w:ins>
      <w:proofErr w:type="gramStart"/>
      <w:ins w:id="51" w:author="Zenabu Suboi" w:date="2025-04-02T22:05:00Z">
        <w:r w:rsidR="00D94476">
          <w:rPr>
            <w:rFonts w:ascii="Arial" w:hAnsi="Arial" w:cs="Arial"/>
            <w:color w:val="C00000"/>
          </w:rPr>
          <w:t>T</w:t>
        </w:r>
      </w:ins>
      <w:ins w:id="52" w:author="Zenabu Suboi" w:date="2025-04-02T22:06:00Z">
        <w:r w:rsidR="00D94476">
          <w:rPr>
            <w:rFonts w:ascii="Arial" w:hAnsi="Arial" w:cs="Arial"/>
            <w:color w:val="C00000"/>
          </w:rPr>
          <w:t>he gap</w:t>
        </w:r>
      </w:ins>
      <w:ins w:id="53" w:author="Zenabu Suboi" w:date="2025-04-03T09:45:00Z">
        <w:r w:rsidR="00315467">
          <w:rPr>
            <w:rFonts w:ascii="Arial" w:hAnsi="Arial" w:cs="Arial"/>
            <w:color w:val="C00000"/>
          </w:rPr>
          <w:t xml:space="preserve"> statem</w:t>
        </w:r>
        <w:bookmarkStart w:id="54" w:name="_GoBack"/>
        <w:bookmarkEnd w:id="54"/>
        <w:r w:rsidR="00315467">
          <w:rPr>
            <w:rFonts w:ascii="Arial" w:hAnsi="Arial" w:cs="Arial"/>
            <w:color w:val="C00000"/>
          </w:rPr>
          <w:t>ent</w:t>
        </w:r>
      </w:ins>
      <w:ins w:id="55" w:author="Zenabu Suboi" w:date="2025-04-03T09:15:00Z">
        <w:r w:rsidR="00DF212E">
          <w:rPr>
            <w:rFonts w:ascii="Arial" w:hAnsi="Arial" w:cs="Arial"/>
            <w:color w:val="C00000"/>
          </w:rPr>
          <w:t>, aim of the study</w:t>
        </w:r>
      </w:ins>
      <w:ins w:id="56" w:author="Zenabu Suboi" w:date="2025-04-03T09:46:00Z">
        <w:r w:rsidR="00315467">
          <w:rPr>
            <w:rFonts w:ascii="Arial" w:hAnsi="Arial" w:cs="Arial"/>
            <w:color w:val="C00000"/>
          </w:rPr>
          <w:t>,</w:t>
        </w:r>
      </w:ins>
      <w:ins w:id="57" w:author="Zenabu Suboi" w:date="2025-04-02T22:06:00Z">
        <w:r w:rsidR="00D94476">
          <w:rPr>
            <w:rFonts w:ascii="Arial" w:hAnsi="Arial" w:cs="Arial"/>
            <w:color w:val="C00000"/>
          </w:rPr>
          <w:t xml:space="preserve"> </w:t>
        </w:r>
      </w:ins>
      <w:ins w:id="58" w:author="Zenabu Suboi" w:date="2025-04-02T22:09:00Z">
        <w:r w:rsidR="00D94476">
          <w:rPr>
            <w:rFonts w:ascii="Arial" w:hAnsi="Arial" w:cs="Arial"/>
            <w:color w:val="C00000"/>
          </w:rPr>
          <w:t xml:space="preserve">and </w:t>
        </w:r>
      </w:ins>
      <w:ins w:id="59" w:author="Zenabu Suboi" w:date="2025-04-02T22:10:00Z">
        <w:r w:rsidR="00D94476">
          <w:rPr>
            <w:rFonts w:ascii="Arial" w:hAnsi="Arial" w:cs="Arial"/>
            <w:color w:val="C00000"/>
          </w:rPr>
          <w:t>how</w:t>
        </w:r>
      </w:ins>
      <w:ins w:id="60" w:author="Zenabu Suboi" w:date="2025-04-02T22:09:00Z">
        <w:r w:rsidR="00315467">
          <w:rPr>
            <w:rFonts w:ascii="Arial" w:hAnsi="Arial" w:cs="Arial"/>
            <w:color w:val="C00000"/>
          </w:rPr>
          <w:t xml:space="preserve"> the authors</w:t>
        </w:r>
        <w:r w:rsidR="00DF212E">
          <w:rPr>
            <w:rFonts w:ascii="Arial" w:hAnsi="Arial" w:cs="Arial"/>
            <w:color w:val="C00000"/>
          </w:rPr>
          <w:t xml:space="preserve"> intend to fill the gap</w:t>
        </w:r>
        <w:proofErr w:type="gramEnd"/>
        <w:r w:rsidR="00D94476">
          <w:rPr>
            <w:rFonts w:ascii="Arial" w:hAnsi="Arial" w:cs="Arial"/>
            <w:color w:val="C00000"/>
          </w:rPr>
          <w:t xml:space="preserve"> are</w:t>
        </w:r>
      </w:ins>
      <w:ins w:id="61" w:author="Zenabu Suboi" w:date="2025-04-02T22:06:00Z">
        <w:r w:rsidR="00D94476">
          <w:rPr>
            <w:rFonts w:ascii="Arial" w:hAnsi="Arial" w:cs="Arial"/>
            <w:color w:val="C00000"/>
          </w:rPr>
          <w:t xml:space="preserve"> clearly stated</w:t>
        </w:r>
      </w:ins>
      <w:ins w:id="62" w:author="Zenabu Suboi" w:date="2025-04-02T22:10:00Z">
        <w:r w:rsidR="00D94476">
          <w:rPr>
            <w:rFonts w:ascii="Arial" w:hAnsi="Arial" w:cs="Arial"/>
            <w:color w:val="C00000"/>
          </w:rPr>
          <w:t>.</w:t>
        </w:r>
      </w:ins>
    </w:p>
    <w:p w14:paraId="2812BECE" w14:textId="5FFAE300" w:rsidR="00FB4801" w:rsidRPr="00FB4801" w:rsidDel="009D348B" w:rsidRDefault="00FB4801" w:rsidP="00C64BEE">
      <w:pPr>
        <w:jc w:val="both"/>
        <w:rPr>
          <w:del w:id="63" w:author="Zenabu Suboi" w:date="2025-04-02T21:54:00Z"/>
          <w:rFonts w:ascii="Arial" w:hAnsi="Arial" w:cs="Arial"/>
          <w:color w:val="C00000"/>
        </w:rPr>
      </w:pPr>
      <w:del w:id="64" w:author="Zenabu Suboi" w:date="2025-04-02T21:54:00Z">
        <w:r w:rsidRPr="00FB4801" w:rsidDel="009D348B">
          <w:rPr>
            <w:rFonts w:ascii="Arial" w:hAnsi="Arial" w:cs="Arial"/>
            <w:color w:val="C00000"/>
          </w:rPr>
          <w:delText xml:space="preserve">The introductory sentences all seem to be general statements including one with statistics would </w:delText>
        </w:r>
        <w:r w:rsidDel="009D348B">
          <w:rPr>
            <w:rFonts w:ascii="Arial" w:hAnsi="Arial" w:cs="Arial"/>
            <w:color w:val="C00000"/>
          </w:rPr>
          <w:delText>have painted the severity</w:delText>
        </w:r>
      </w:del>
      <w:del w:id="65" w:author="Zenabu Suboi" w:date="2025-04-02T21:50:00Z">
        <w:r w:rsidDel="00CA2157">
          <w:rPr>
            <w:rFonts w:ascii="Arial" w:hAnsi="Arial" w:cs="Arial"/>
            <w:color w:val="C00000"/>
          </w:rPr>
          <w:delText xml:space="preserve"> pictu</w:delText>
        </w:r>
      </w:del>
      <w:del w:id="66" w:author="Zenabu Suboi" w:date="2025-04-02T21:51:00Z">
        <w:r w:rsidDel="00CA2157">
          <w:rPr>
            <w:rFonts w:ascii="Arial" w:hAnsi="Arial" w:cs="Arial"/>
            <w:color w:val="C00000"/>
          </w:rPr>
          <w:delText>re</w:delText>
        </w:r>
      </w:del>
      <w:del w:id="67" w:author="Zenabu Suboi" w:date="2025-04-02T21:54:00Z">
        <w:r w:rsidDel="009D348B">
          <w:rPr>
            <w:rFonts w:ascii="Arial" w:hAnsi="Arial" w:cs="Arial"/>
            <w:color w:val="C00000"/>
          </w:rPr>
          <w:delText xml:space="preserve"> more clearly</w:delText>
        </w:r>
        <w:r w:rsidRPr="00FB4801" w:rsidDel="009D348B">
          <w:rPr>
            <w:rFonts w:ascii="Arial" w:hAnsi="Arial" w:cs="Arial"/>
            <w:color w:val="C00000"/>
          </w:rPr>
          <w:delText xml:space="preserve">. </w:delText>
        </w:r>
      </w:del>
    </w:p>
    <w:p w14:paraId="59135358" w14:textId="77777777" w:rsidR="00FB4801" w:rsidRDefault="00FB4801" w:rsidP="00E668B2">
      <w:pPr>
        <w:spacing w:after="0"/>
        <w:jc w:val="both"/>
        <w:rPr>
          <w:rFonts w:ascii="Arial" w:hAnsi="Arial" w:cs="Arial"/>
          <w:b/>
          <w:bCs/>
        </w:rPr>
      </w:pPr>
    </w:p>
    <w:p w14:paraId="71E60CD1" w14:textId="77777777" w:rsidR="00FB4801" w:rsidRDefault="00FB4801" w:rsidP="00E668B2">
      <w:pPr>
        <w:spacing w:after="0"/>
        <w:jc w:val="both"/>
        <w:rPr>
          <w:rFonts w:ascii="Arial" w:hAnsi="Arial" w:cs="Arial"/>
          <w:b/>
          <w:bCs/>
        </w:rPr>
      </w:pPr>
    </w:p>
    <w:p w14:paraId="1D2A7859" w14:textId="55712D5C" w:rsidR="00512617" w:rsidRPr="00947814" w:rsidRDefault="00512617" w:rsidP="00E668B2">
      <w:pPr>
        <w:spacing w:after="0"/>
        <w:jc w:val="both"/>
        <w:rPr>
          <w:rFonts w:ascii="Arial" w:hAnsi="Arial" w:cs="Arial"/>
          <w:b/>
          <w:bCs/>
        </w:rPr>
      </w:pPr>
      <w:r w:rsidRPr="00947814">
        <w:rPr>
          <w:rFonts w:ascii="Arial" w:hAnsi="Arial" w:cs="Arial"/>
          <w:b/>
          <w:bCs/>
        </w:rPr>
        <w:t>References</w:t>
      </w:r>
    </w:p>
    <w:p w14:paraId="567B3F8E" w14:textId="77777777" w:rsidR="00FD4146" w:rsidRPr="00FD4146" w:rsidRDefault="00512617" w:rsidP="00FD4146">
      <w:pPr>
        <w:pStyle w:val="Bibliography"/>
        <w:spacing w:line="360" w:lineRule="auto"/>
        <w:rPr>
          <w:rFonts w:ascii="Arial" w:hAnsi="Arial" w:cs="Arial"/>
          <w:sz w:val="22"/>
        </w:rPr>
      </w:pPr>
      <w:r w:rsidRPr="00D2364E">
        <w:rPr>
          <w:rFonts w:ascii="Arial" w:hAnsi="Arial" w:cs="Arial"/>
          <w:sz w:val="22"/>
          <w:szCs w:val="22"/>
          <w:highlight w:val="lightGray"/>
        </w:rPr>
        <w:fldChar w:fldCharType="begin"/>
      </w:r>
      <w:r w:rsidRPr="00FB4801">
        <w:rPr>
          <w:rFonts w:ascii="Arial" w:hAnsi="Arial" w:cs="Arial"/>
          <w:sz w:val="22"/>
          <w:szCs w:val="22"/>
          <w:highlight w:val="lightGray"/>
        </w:rPr>
        <w:instrText xml:space="preserve"> ADDIN ZOTERO_BIBL {"uncited":[],"omitted":[],"custom":[]} CSL_BIBLIOGRAPHY </w:instrText>
      </w:r>
      <w:r w:rsidRPr="00D2364E">
        <w:rPr>
          <w:rFonts w:ascii="Arial" w:hAnsi="Arial" w:cs="Arial"/>
          <w:sz w:val="22"/>
          <w:szCs w:val="22"/>
          <w:highlight w:val="lightGray"/>
        </w:rPr>
        <w:fldChar w:fldCharType="separate"/>
      </w:r>
      <w:r w:rsidR="00FD4146" w:rsidRPr="00FB4801">
        <w:rPr>
          <w:rFonts w:ascii="Arial" w:hAnsi="Arial" w:cs="Arial"/>
          <w:sz w:val="22"/>
        </w:rPr>
        <w:t xml:space="preserve">Ellwanger, J. H., &amp; Chies, J. A. B. (2021). </w:t>
      </w:r>
      <w:r w:rsidR="00FD4146" w:rsidRPr="00FD4146">
        <w:rPr>
          <w:rFonts w:ascii="Arial" w:hAnsi="Arial" w:cs="Arial"/>
          <w:sz w:val="22"/>
        </w:rPr>
        <w:t xml:space="preserve">Zoonotic spillover: Understanding basic aspects for better prevention. </w:t>
      </w:r>
      <w:r w:rsidR="00FD4146" w:rsidRPr="00FD4146">
        <w:rPr>
          <w:rFonts w:ascii="Arial" w:hAnsi="Arial" w:cs="Arial"/>
          <w:i/>
          <w:iCs/>
          <w:sz w:val="22"/>
        </w:rPr>
        <w:t>Genetics and Molecular Biology</w:t>
      </w:r>
      <w:r w:rsidR="00FD4146" w:rsidRPr="00FD4146">
        <w:rPr>
          <w:rFonts w:ascii="Arial" w:hAnsi="Arial" w:cs="Arial"/>
          <w:sz w:val="22"/>
        </w:rPr>
        <w:t xml:space="preserve">, </w:t>
      </w:r>
      <w:r w:rsidR="00FD4146" w:rsidRPr="00FD4146">
        <w:rPr>
          <w:rFonts w:ascii="Arial" w:hAnsi="Arial" w:cs="Arial"/>
          <w:i/>
          <w:iCs/>
          <w:sz w:val="22"/>
        </w:rPr>
        <w:t>44</w:t>
      </w:r>
      <w:r w:rsidR="00FD4146" w:rsidRPr="00FD4146">
        <w:rPr>
          <w:rFonts w:ascii="Arial" w:hAnsi="Arial" w:cs="Arial"/>
          <w:sz w:val="22"/>
        </w:rPr>
        <w:t>, e20200355. https://doi.org/10.1590/1678-4685-GMB-2020-0355</w:t>
      </w:r>
    </w:p>
    <w:p w14:paraId="514210F0" w14:textId="77777777" w:rsidR="00FD4146" w:rsidRPr="00FD4146" w:rsidRDefault="00FD4146" w:rsidP="00FD4146">
      <w:pPr>
        <w:pStyle w:val="Bibliography"/>
        <w:spacing w:line="360" w:lineRule="auto"/>
        <w:rPr>
          <w:rFonts w:ascii="Arial" w:hAnsi="Arial" w:cs="Arial"/>
          <w:sz w:val="22"/>
        </w:rPr>
      </w:pPr>
      <w:r w:rsidRPr="00FD4146">
        <w:rPr>
          <w:rFonts w:ascii="Arial" w:hAnsi="Arial" w:cs="Arial"/>
          <w:sz w:val="22"/>
        </w:rPr>
        <w:t xml:space="preserve">Keusch, G. T., Amuasi, J. H., Anderson, D. E., Daszak, P., Eckerle, I., Field, H., Koopmans, M., Lam, S. K., Das Neves, C. G., Peiris, M., Perlman, S., Wacharapluesadee, S., Yadana, S., &amp; Saif, L. (2022). Pandemic origins and a One Health approach to preparedness and prevention: Solutions based on SARS-CoV-2 and other RNA viruses. </w:t>
      </w:r>
      <w:r w:rsidRPr="00FD4146">
        <w:rPr>
          <w:rFonts w:ascii="Arial" w:hAnsi="Arial" w:cs="Arial"/>
          <w:i/>
          <w:iCs/>
          <w:sz w:val="22"/>
        </w:rPr>
        <w:t>Proceedings of the National Academy of Sciences of the United States of America</w:t>
      </w:r>
      <w:r w:rsidRPr="00FD4146">
        <w:rPr>
          <w:rFonts w:ascii="Arial" w:hAnsi="Arial" w:cs="Arial"/>
          <w:sz w:val="22"/>
        </w:rPr>
        <w:t xml:space="preserve">, </w:t>
      </w:r>
      <w:r w:rsidRPr="00FD4146">
        <w:rPr>
          <w:rFonts w:ascii="Arial" w:hAnsi="Arial" w:cs="Arial"/>
          <w:i/>
          <w:iCs/>
          <w:sz w:val="22"/>
        </w:rPr>
        <w:t>119</w:t>
      </w:r>
      <w:r w:rsidRPr="00FD4146">
        <w:rPr>
          <w:rFonts w:ascii="Arial" w:hAnsi="Arial" w:cs="Arial"/>
          <w:sz w:val="22"/>
        </w:rPr>
        <w:t>(42), e2202871119. https://doi.org/10.1073/pnas.2202871119</w:t>
      </w:r>
    </w:p>
    <w:p w14:paraId="6E90A5AB" w14:textId="77777777" w:rsidR="00FD4146" w:rsidRPr="00FD4146" w:rsidRDefault="00FD4146" w:rsidP="00FD4146">
      <w:pPr>
        <w:pStyle w:val="Bibliography"/>
        <w:spacing w:line="360" w:lineRule="auto"/>
        <w:rPr>
          <w:rFonts w:ascii="Arial" w:hAnsi="Arial" w:cs="Arial"/>
          <w:sz w:val="22"/>
        </w:rPr>
      </w:pPr>
      <w:r w:rsidRPr="00FD4146">
        <w:rPr>
          <w:rFonts w:ascii="Arial" w:hAnsi="Arial" w:cs="Arial"/>
          <w:sz w:val="22"/>
        </w:rPr>
        <w:t xml:space="preserve">Shaheen, M. N. F. (2022). The concept of one health applied to the problem of zoonotic diseases. </w:t>
      </w:r>
      <w:r w:rsidRPr="00FD4146">
        <w:rPr>
          <w:rFonts w:ascii="Arial" w:hAnsi="Arial" w:cs="Arial"/>
          <w:i/>
          <w:iCs/>
          <w:sz w:val="22"/>
        </w:rPr>
        <w:t>Reviews in Medical Virology</w:t>
      </w:r>
      <w:r w:rsidRPr="00FD4146">
        <w:rPr>
          <w:rFonts w:ascii="Arial" w:hAnsi="Arial" w:cs="Arial"/>
          <w:sz w:val="22"/>
        </w:rPr>
        <w:t xml:space="preserve">, </w:t>
      </w:r>
      <w:r w:rsidRPr="00FD4146">
        <w:rPr>
          <w:rFonts w:ascii="Arial" w:hAnsi="Arial" w:cs="Arial"/>
          <w:i/>
          <w:iCs/>
          <w:sz w:val="22"/>
        </w:rPr>
        <w:t>32</w:t>
      </w:r>
      <w:r w:rsidRPr="00FD4146">
        <w:rPr>
          <w:rFonts w:ascii="Arial" w:hAnsi="Arial" w:cs="Arial"/>
          <w:sz w:val="22"/>
        </w:rPr>
        <w:t>(4), e2326. https://doi.org/10.1002/rmv.2326</w:t>
      </w:r>
    </w:p>
    <w:p w14:paraId="3E309332" w14:textId="77777777" w:rsidR="00FD4146" w:rsidRPr="00FD4146" w:rsidRDefault="00FD4146" w:rsidP="00FD4146">
      <w:pPr>
        <w:pStyle w:val="Bibliography"/>
        <w:spacing w:line="360" w:lineRule="auto"/>
        <w:rPr>
          <w:rFonts w:ascii="Arial" w:hAnsi="Arial" w:cs="Arial"/>
          <w:sz w:val="22"/>
        </w:rPr>
      </w:pPr>
      <w:r w:rsidRPr="00FD4146">
        <w:rPr>
          <w:rFonts w:ascii="Arial" w:hAnsi="Arial" w:cs="Arial"/>
          <w:sz w:val="22"/>
        </w:rPr>
        <w:t xml:space="preserve">Zinsstag, J., Kaiser-Grolimund, A., Heitz-Tokpa, K., Sreedharan, R., Lubroth, J., Caya, F., Stone, M., Brown, H., Bonfoh, B., Dobell, E., Morgan, D., Homaira, N., Kock, R., Hattendorf, J., Crump, L., Mauti, S., Del Rio Vilas, V., Saikat, S., Zumla, A., … de la Rocque, S. (2023). Advancing One human-animal-environment Health for global health </w:t>
      </w:r>
      <w:r w:rsidRPr="00FD4146">
        <w:rPr>
          <w:rFonts w:ascii="Arial" w:hAnsi="Arial" w:cs="Arial"/>
          <w:sz w:val="22"/>
        </w:rPr>
        <w:lastRenderedPageBreak/>
        <w:t xml:space="preserve">security: What does the evidence say? </w:t>
      </w:r>
      <w:r w:rsidRPr="00FD4146">
        <w:rPr>
          <w:rFonts w:ascii="Arial" w:hAnsi="Arial" w:cs="Arial"/>
          <w:i/>
          <w:iCs/>
          <w:sz w:val="22"/>
        </w:rPr>
        <w:t>Lancet (London, England)</w:t>
      </w:r>
      <w:r w:rsidRPr="00FD4146">
        <w:rPr>
          <w:rFonts w:ascii="Arial" w:hAnsi="Arial" w:cs="Arial"/>
          <w:sz w:val="22"/>
        </w:rPr>
        <w:t xml:space="preserve">, </w:t>
      </w:r>
      <w:r w:rsidRPr="00FD4146">
        <w:rPr>
          <w:rFonts w:ascii="Arial" w:hAnsi="Arial" w:cs="Arial"/>
          <w:i/>
          <w:iCs/>
          <w:sz w:val="22"/>
        </w:rPr>
        <w:t>401</w:t>
      </w:r>
      <w:r w:rsidRPr="00FD4146">
        <w:rPr>
          <w:rFonts w:ascii="Arial" w:hAnsi="Arial" w:cs="Arial"/>
          <w:sz w:val="22"/>
        </w:rPr>
        <w:t>(10376), 591–604. https://doi.org/10.1016/S0140-6736(22)01595-1</w:t>
      </w:r>
    </w:p>
    <w:p w14:paraId="17AA7A98" w14:textId="5DCA6D36" w:rsidR="00CD678E" w:rsidRPr="00947814" w:rsidRDefault="00512617" w:rsidP="00FD4146">
      <w:pPr>
        <w:spacing w:line="360" w:lineRule="auto"/>
        <w:jc w:val="both"/>
        <w:rPr>
          <w:rFonts w:ascii="Arial" w:hAnsi="Arial" w:cs="Arial"/>
        </w:rPr>
      </w:pPr>
      <w:r w:rsidRPr="00D2364E">
        <w:rPr>
          <w:rFonts w:ascii="Arial" w:hAnsi="Arial" w:cs="Arial"/>
          <w:sz w:val="22"/>
          <w:szCs w:val="22"/>
          <w:highlight w:val="lightGray"/>
        </w:rPr>
        <w:fldChar w:fldCharType="end"/>
      </w:r>
    </w:p>
    <w:sectPr w:rsidR="00CD678E" w:rsidRPr="00947814">
      <w:headerReference w:type="default" r:id="rId10"/>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Zenabu Suboi" w:date="2025-04-01T21:53:00Z" w:initials="ZS">
    <w:p w14:paraId="6EBDA2FB" w14:textId="3F5C5E16" w:rsidR="00D35699" w:rsidRDefault="00D35699">
      <w:pPr>
        <w:pStyle w:val="CommentText"/>
      </w:pPr>
      <w:r>
        <w:rPr>
          <w:rStyle w:val="CommentReference"/>
        </w:rPr>
        <w:annotationRef/>
      </w:r>
      <w:r>
        <w:t>I like this. Very simple and yet effective</w:t>
      </w:r>
    </w:p>
    <w:p w14:paraId="559254F9" w14:textId="77777777" w:rsidR="00D35699" w:rsidRDefault="00D35699">
      <w:pPr>
        <w:pStyle w:val="CommentText"/>
      </w:pPr>
    </w:p>
  </w:comment>
  <w:comment w:id="1" w:author="Zenabu Suboi" w:date="2025-04-01T21:51:00Z" w:initials="ZS">
    <w:p w14:paraId="0DFE4584" w14:textId="735AB0B7" w:rsidR="00D35699" w:rsidRDefault="00D35699">
      <w:pPr>
        <w:pStyle w:val="CommentText"/>
      </w:pPr>
      <w:r>
        <w:rPr>
          <w:rStyle w:val="CommentReference"/>
        </w:rPr>
        <w:annotationRef/>
      </w:r>
      <w:r>
        <w:t>These introductory sentences are great but is it possible to have one with statistics?</w:t>
      </w:r>
    </w:p>
    <w:p w14:paraId="09BF1878" w14:textId="2257665A" w:rsidR="00D35699" w:rsidRDefault="00D35699">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59254F9" w15:done="0"/>
  <w15:commentEx w15:paraId="09BF1878"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78759A" w14:textId="77777777" w:rsidR="000F30B0" w:rsidRDefault="000F30B0" w:rsidP="00B84A20">
      <w:pPr>
        <w:spacing w:after="0" w:line="240" w:lineRule="auto"/>
      </w:pPr>
      <w:r>
        <w:separator/>
      </w:r>
    </w:p>
  </w:endnote>
  <w:endnote w:type="continuationSeparator" w:id="0">
    <w:p w14:paraId="126CA873" w14:textId="77777777" w:rsidR="000F30B0" w:rsidRDefault="000F30B0" w:rsidP="00B84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200F95" w14:textId="77777777" w:rsidR="000F30B0" w:rsidRDefault="000F30B0" w:rsidP="00B84A20">
      <w:pPr>
        <w:spacing w:after="0" w:line="240" w:lineRule="auto"/>
      </w:pPr>
      <w:r>
        <w:separator/>
      </w:r>
    </w:p>
  </w:footnote>
  <w:footnote w:type="continuationSeparator" w:id="0">
    <w:p w14:paraId="034D402B" w14:textId="77777777" w:rsidR="000F30B0" w:rsidRDefault="000F30B0" w:rsidP="00B84A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80AA5D" w14:textId="528FF030" w:rsidR="00B84A20" w:rsidRDefault="00B84A20">
    <w:pPr>
      <w:pStyle w:val="Header"/>
    </w:pPr>
    <w:r>
      <w:t>Scientific writing</w:t>
    </w:r>
  </w:p>
  <w:p w14:paraId="07A94811" w14:textId="6C00E1F9" w:rsidR="00B84A20" w:rsidRDefault="00B84A20">
    <w:pPr>
      <w:pStyle w:val="Header"/>
    </w:pPr>
    <w:r>
      <w:t>Assignment 4</w:t>
    </w:r>
  </w:p>
  <w:p w14:paraId="41ED8E40" w14:textId="44984A7E" w:rsidR="00B84A20" w:rsidRPr="00B84A20" w:rsidRDefault="00B84A20">
    <w:pPr>
      <w:pStyle w:val="Header"/>
      <w:rPr>
        <w:b/>
        <w:bCs/>
      </w:rPr>
    </w:pPr>
    <w:r w:rsidRPr="00B84A20">
      <w:rPr>
        <w:b/>
        <w:bCs/>
      </w:rPr>
      <w:t>Stephanie Zavala</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9B0FE0"/>
    <w:multiLevelType w:val="hybridMultilevel"/>
    <w:tmpl w:val="8AB819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6F4FD4"/>
    <w:multiLevelType w:val="hybridMultilevel"/>
    <w:tmpl w:val="8AB819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F2BE948"/>
    <w:multiLevelType w:val="hybridMultilevel"/>
    <w:tmpl w:val="F9A27C9E"/>
    <w:lvl w:ilvl="0" w:tplc="53F2E706">
      <w:start w:val="1"/>
      <w:numFmt w:val="bullet"/>
      <w:lvlText w:val="-"/>
      <w:lvlJc w:val="left"/>
      <w:pPr>
        <w:ind w:left="720" w:hanging="360"/>
      </w:pPr>
      <w:rPr>
        <w:rFonts w:ascii="Aptos" w:hAnsi="Aptos" w:hint="default"/>
      </w:rPr>
    </w:lvl>
    <w:lvl w:ilvl="1" w:tplc="87184A7C">
      <w:start w:val="1"/>
      <w:numFmt w:val="bullet"/>
      <w:lvlText w:val="o"/>
      <w:lvlJc w:val="left"/>
      <w:pPr>
        <w:ind w:left="1440" w:hanging="360"/>
      </w:pPr>
      <w:rPr>
        <w:rFonts w:ascii="Courier New" w:hAnsi="Courier New" w:hint="default"/>
      </w:rPr>
    </w:lvl>
    <w:lvl w:ilvl="2" w:tplc="C3CC1430">
      <w:start w:val="1"/>
      <w:numFmt w:val="bullet"/>
      <w:lvlText w:val=""/>
      <w:lvlJc w:val="left"/>
      <w:pPr>
        <w:ind w:left="2160" w:hanging="360"/>
      </w:pPr>
      <w:rPr>
        <w:rFonts w:ascii="Wingdings" w:hAnsi="Wingdings" w:hint="default"/>
      </w:rPr>
    </w:lvl>
    <w:lvl w:ilvl="3" w:tplc="F41A2B26">
      <w:start w:val="1"/>
      <w:numFmt w:val="bullet"/>
      <w:lvlText w:val=""/>
      <w:lvlJc w:val="left"/>
      <w:pPr>
        <w:ind w:left="2880" w:hanging="360"/>
      </w:pPr>
      <w:rPr>
        <w:rFonts w:ascii="Symbol" w:hAnsi="Symbol" w:hint="default"/>
      </w:rPr>
    </w:lvl>
    <w:lvl w:ilvl="4" w:tplc="AF02687C">
      <w:start w:val="1"/>
      <w:numFmt w:val="bullet"/>
      <w:lvlText w:val="o"/>
      <w:lvlJc w:val="left"/>
      <w:pPr>
        <w:ind w:left="3600" w:hanging="360"/>
      </w:pPr>
      <w:rPr>
        <w:rFonts w:ascii="Courier New" w:hAnsi="Courier New" w:hint="default"/>
      </w:rPr>
    </w:lvl>
    <w:lvl w:ilvl="5" w:tplc="F0B26760">
      <w:start w:val="1"/>
      <w:numFmt w:val="bullet"/>
      <w:lvlText w:val=""/>
      <w:lvlJc w:val="left"/>
      <w:pPr>
        <w:ind w:left="4320" w:hanging="360"/>
      </w:pPr>
      <w:rPr>
        <w:rFonts w:ascii="Wingdings" w:hAnsi="Wingdings" w:hint="default"/>
      </w:rPr>
    </w:lvl>
    <w:lvl w:ilvl="6" w:tplc="6EBA5CC4">
      <w:start w:val="1"/>
      <w:numFmt w:val="bullet"/>
      <w:lvlText w:val=""/>
      <w:lvlJc w:val="left"/>
      <w:pPr>
        <w:ind w:left="5040" w:hanging="360"/>
      </w:pPr>
      <w:rPr>
        <w:rFonts w:ascii="Symbol" w:hAnsi="Symbol" w:hint="default"/>
      </w:rPr>
    </w:lvl>
    <w:lvl w:ilvl="7" w:tplc="6428BD00">
      <w:start w:val="1"/>
      <w:numFmt w:val="bullet"/>
      <w:lvlText w:val="o"/>
      <w:lvlJc w:val="left"/>
      <w:pPr>
        <w:ind w:left="5760" w:hanging="360"/>
      </w:pPr>
      <w:rPr>
        <w:rFonts w:ascii="Courier New" w:hAnsi="Courier New" w:hint="default"/>
      </w:rPr>
    </w:lvl>
    <w:lvl w:ilvl="8" w:tplc="5EE88184">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Zenabu Suboi">
    <w15:presenceInfo w15:providerId="None" w15:userId="Zenabu Subo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4D7"/>
    <w:rsid w:val="00022E23"/>
    <w:rsid w:val="00030E38"/>
    <w:rsid w:val="00040B9C"/>
    <w:rsid w:val="00067825"/>
    <w:rsid w:val="00085DA9"/>
    <w:rsid w:val="000A1862"/>
    <w:rsid w:val="000F30B0"/>
    <w:rsid w:val="000F7298"/>
    <w:rsid w:val="001273CC"/>
    <w:rsid w:val="00127908"/>
    <w:rsid w:val="00157369"/>
    <w:rsid w:val="00166935"/>
    <w:rsid w:val="00182D93"/>
    <w:rsid w:val="00183F8A"/>
    <w:rsid w:val="001943E8"/>
    <w:rsid w:val="00195683"/>
    <w:rsid w:val="001E4AEE"/>
    <w:rsid w:val="001F2CC8"/>
    <w:rsid w:val="00205F31"/>
    <w:rsid w:val="00211E1E"/>
    <w:rsid w:val="00215C38"/>
    <w:rsid w:val="0021757D"/>
    <w:rsid w:val="00237618"/>
    <w:rsid w:val="00280315"/>
    <w:rsid w:val="0028258B"/>
    <w:rsid w:val="002923C6"/>
    <w:rsid w:val="00296C38"/>
    <w:rsid w:val="002A4A26"/>
    <w:rsid w:val="002C0D31"/>
    <w:rsid w:val="002C2508"/>
    <w:rsid w:val="002E204C"/>
    <w:rsid w:val="002F29A2"/>
    <w:rsid w:val="002F4164"/>
    <w:rsid w:val="002F573F"/>
    <w:rsid w:val="003018CD"/>
    <w:rsid w:val="00311FEB"/>
    <w:rsid w:val="003136FA"/>
    <w:rsid w:val="00315138"/>
    <w:rsid w:val="00315467"/>
    <w:rsid w:val="00322833"/>
    <w:rsid w:val="00331F69"/>
    <w:rsid w:val="00334862"/>
    <w:rsid w:val="003379A8"/>
    <w:rsid w:val="00354EA3"/>
    <w:rsid w:val="003676B6"/>
    <w:rsid w:val="00371EEF"/>
    <w:rsid w:val="003909FA"/>
    <w:rsid w:val="003B76D2"/>
    <w:rsid w:val="003C3011"/>
    <w:rsid w:val="003C3B1F"/>
    <w:rsid w:val="003C54D7"/>
    <w:rsid w:val="003D33E8"/>
    <w:rsid w:val="003F7666"/>
    <w:rsid w:val="003F7B31"/>
    <w:rsid w:val="00422CA2"/>
    <w:rsid w:val="00425E7E"/>
    <w:rsid w:val="00426109"/>
    <w:rsid w:val="00441C1E"/>
    <w:rsid w:val="00465366"/>
    <w:rsid w:val="00474FB4"/>
    <w:rsid w:val="00483A99"/>
    <w:rsid w:val="004A70C6"/>
    <w:rsid w:val="004E36D7"/>
    <w:rsid w:val="00512617"/>
    <w:rsid w:val="00521D55"/>
    <w:rsid w:val="0052722E"/>
    <w:rsid w:val="00542305"/>
    <w:rsid w:val="0054381D"/>
    <w:rsid w:val="00546EC5"/>
    <w:rsid w:val="005511A2"/>
    <w:rsid w:val="0058543D"/>
    <w:rsid w:val="005872FE"/>
    <w:rsid w:val="00591C83"/>
    <w:rsid w:val="00593E00"/>
    <w:rsid w:val="005E353F"/>
    <w:rsid w:val="005E56AE"/>
    <w:rsid w:val="005F1FDB"/>
    <w:rsid w:val="006072A6"/>
    <w:rsid w:val="0062427A"/>
    <w:rsid w:val="00632CC8"/>
    <w:rsid w:val="00637145"/>
    <w:rsid w:val="0064572C"/>
    <w:rsid w:val="006501F4"/>
    <w:rsid w:val="00656824"/>
    <w:rsid w:val="0066097F"/>
    <w:rsid w:val="00664727"/>
    <w:rsid w:val="0069539E"/>
    <w:rsid w:val="00696D1B"/>
    <w:rsid w:val="006F3511"/>
    <w:rsid w:val="007102B9"/>
    <w:rsid w:val="00721782"/>
    <w:rsid w:val="007356AF"/>
    <w:rsid w:val="00752796"/>
    <w:rsid w:val="0077637E"/>
    <w:rsid w:val="007B62A8"/>
    <w:rsid w:val="007C34AF"/>
    <w:rsid w:val="008054D5"/>
    <w:rsid w:val="0080772A"/>
    <w:rsid w:val="00816A17"/>
    <w:rsid w:val="00834438"/>
    <w:rsid w:val="0087AC5A"/>
    <w:rsid w:val="008B672F"/>
    <w:rsid w:val="008F4862"/>
    <w:rsid w:val="00900E30"/>
    <w:rsid w:val="00902876"/>
    <w:rsid w:val="00921776"/>
    <w:rsid w:val="00924F5D"/>
    <w:rsid w:val="0094098A"/>
    <w:rsid w:val="00947814"/>
    <w:rsid w:val="00976F4B"/>
    <w:rsid w:val="009918CB"/>
    <w:rsid w:val="009C705F"/>
    <w:rsid w:val="009D348B"/>
    <w:rsid w:val="009D7D98"/>
    <w:rsid w:val="009E2EB9"/>
    <w:rsid w:val="009E759E"/>
    <w:rsid w:val="009F45CD"/>
    <w:rsid w:val="009F483F"/>
    <w:rsid w:val="00A12DB1"/>
    <w:rsid w:val="00A30010"/>
    <w:rsid w:val="00A41FEF"/>
    <w:rsid w:val="00A45C8A"/>
    <w:rsid w:val="00A61B59"/>
    <w:rsid w:val="00A70134"/>
    <w:rsid w:val="00A82509"/>
    <w:rsid w:val="00A84C83"/>
    <w:rsid w:val="00A900F8"/>
    <w:rsid w:val="00A97B3C"/>
    <w:rsid w:val="00AA42BA"/>
    <w:rsid w:val="00AA7BB7"/>
    <w:rsid w:val="00AC00B2"/>
    <w:rsid w:val="00AD19DB"/>
    <w:rsid w:val="00AE3F0F"/>
    <w:rsid w:val="00B011E5"/>
    <w:rsid w:val="00B0288F"/>
    <w:rsid w:val="00B17DC2"/>
    <w:rsid w:val="00B3186F"/>
    <w:rsid w:val="00B31AE9"/>
    <w:rsid w:val="00B35EC6"/>
    <w:rsid w:val="00B44BDA"/>
    <w:rsid w:val="00B45C60"/>
    <w:rsid w:val="00B55949"/>
    <w:rsid w:val="00B818D2"/>
    <w:rsid w:val="00B84A20"/>
    <w:rsid w:val="00B92A8F"/>
    <w:rsid w:val="00BA39CF"/>
    <w:rsid w:val="00BD627A"/>
    <w:rsid w:val="00C02718"/>
    <w:rsid w:val="00C059FF"/>
    <w:rsid w:val="00C11C6C"/>
    <w:rsid w:val="00C42F84"/>
    <w:rsid w:val="00C44860"/>
    <w:rsid w:val="00C64BEE"/>
    <w:rsid w:val="00C916FB"/>
    <w:rsid w:val="00C92956"/>
    <w:rsid w:val="00CA2157"/>
    <w:rsid w:val="00CB707F"/>
    <w:rsid w:val="00CC5FB6"/>
    <w:rsid w:val="00CC6D7B"/>
    <w:rsid w:val="00CD678E"/>
    <w:rsid w:val="00CD6EFD"/>
    <w:rsid w:val="00CD78DD"/>
    <w:rsid w:val="00CE3ED2"/>
    <w:rsid w:val="00CE726B"/>
    <w:rsid w:val="00CF1B22"/>
    <w:rsid w:val="00D1085D"/>
    <w:rsid w:val="00D2364E"/>
    <w:rsid w:val="00D3339B"/>
    <w:rsid w:val="00D33E0E"/>
    <w:rsid w:val="00D35699"/>
    <w:rsid w:val="00D35887"/>
    <w:rsid w:val="00D44B34"/>
    <w:rsid w:val="00D61CF5"/>
    <w:rsid w:val="00D6328A"/>
    <w:rsid w:val="00D94476"/>
    <w:rsid w:val="00DA2949"/>
    <w:rsid w:val="00DD67FC"/>
    <w:rsid w:val="00DD7B47"/>
    <w:rsid w:val="00DF212E"/>
    <w:rsid w:val="00DF4FF7"/>
    <w:rsid w:val="00E01CD4"/>
    <w:rsid w:val="00E36700"/>
    <w:rsid w:val="00E44744"/>
    <w:rsid w:val="00E468F1"/>
    <w:rsid w:val="00E5156C"/>
    <w:rsid w:val="00E551F7"/>
    <w:rsid w:val="00E668B2"/>
    <w:rsid w:val="00E712AF"/>
    <w:rsid w:val="00E755B7"/>
    <w:rsid w:val="00EA2BE4"/>
    <w:rsid w:val="00EA6401"/>
    <w:rsid w:val="00EA69EB"/>
    <w:rsid w:val="00EB6BD3"/>
    <w:rsid w:val="00EC35A6"/>
    <w:rsid w:val="00EC4EB7"/>
    <w:rsid w:val="00EF2381"/>
    <w:rsid w:val="00EF4463"/>
    <w:rsid w:val="00F172DE"/>
    <w:rsid w:val="00F3391D"/>
    <w:rsid w:val="00F40F9A"/>
    <w:rsid w:val="00F4284D"/>
    <w:rsid w:val="00F42D24"/>
    <w:rsid w:val="00F5259C"/>
    <w:rsid w:val="00F532F0"/>
    <w:rsid w:val="00F75904"/>
    <w:rsid w:val="00F82E95"/>
    <w:rsid w:val="00F86439"/>
    <w:rsid w:val="00F90EAA"/>
    <w:rsid w:val="00F96DD4"/>
    <w:rsid w:val="00FB4801"/>
    <w:rsid w:val="00FB4AF5"/>
    <w:rsid w:val="00FB4F5B"/>
    <w:rsid w:val="00FB70B5"/>
    <w:rsid w:val="00FD4146"/>
    <w:rsid w:val="00FF243F"/>
    <w:rsid w:val="00FF7E3F"/>
    <w:rsid w:val="01058BA4"/>
    <w:rsid w:val="01D5C173"/>
    <w:rsid w:val="02229CEC"/>
    <w:rsid w:val="025962B5"/>
    <w:rsid w:val="0279053B"/>
    <w:rsid w:val="02EB2CA0"/>
    <w:rsid w:val="03AA9336"/>
    <w:rsid w:val="052FEE48"/>
    <w:rsid w:val="05BB2226"/>
    <w:rsid w:val="06C3F309"/>
    <w:rsid w:val="07305542"/>
    <w:rsid w:val="0AC44B02"/>
    <w:rsid w:val="0B7CE826"/>
    <w:rsid w:val="0D8AF4AD"/>
    <w:rsid w:val="0DCD8C85"/>
    <w:rsid w:val="0E6A330B"/>
    <w:rsid w:val="0E7BAC06"/>
    <w:rsid w:val="0F77CF2F"/>
    <w:rsid w:val="1004E586"/>
    <w:rsid w:val="11A973A1"/>
    <w:rsid w:val="12CF39F7"/>
    <w:rsid w:val="133353D2"/>
    <w:rsid w:val="1499937C"/>
    <w:rsid w:val="14FA2033"/>
    <w:rsid w:val="1540F713"/>
    <w:rsid w:val="1668BD69"/>
    <w:rsid w:val="16CB3E83"/>
    <w:rsid w:val="17E2A898"/>
    <w:rsid w:val="17FBB0EB"/>
    <w:rsid w:val="1856AAAA"/>
    <w:rsid w:val="18B2AB3F"/>
    <w:rsid w:val="1966D8C0"/>
    <w:rsid w:val="1D8E530B"/>
    <w:rsid w:val="1DE0434E"/>
    <w:rsid w:val="2055AA84"/>
    <w:rsid w:val="22A907E3"/>
    <w:rsid w:val="23211019"/>
    <w:rsid w:val="248FDBF8"/>
    <w:rsid w:val="27571191"/>
    <w:rsid w:val="29DB32A2"/>
    <w:rsid w:val="2AE53A50"/>
    <w:rsid w:val="2D9D0C4C"/>
    <w:rsid w:val="2E5C7A4F"/>
    <w:rsid w:val="2F888C9E"/>
    <w:rsid w:val="3031967C"/>
    <w:rsid w:val="30F8204A"/>
    <w:rsid w:val="314D2837"/>
    <w:rsid w:val="31F381D2"/>
    <w:rsid w:val="33DDDD01"/>
    <w:rsid w:val="34B44ECC"/>
    <w:rsid w:val="374156C1"/>
    <w:rsid w:val="37527433"/>
    <w:rsid w:val="377C77CD"/>
    <w:rsid w:val="3826FFEB"/>
    <w:rsid w:val="38338896"/>
    <w:rsid w:val="39BF38C8"/>
    <w:rsid w:val="3A56433B"/>
    <w:rsid w:val="3B40BA2F"/>
    <w:rsid w:val="3C582D42"/>
    <w:rsid w:val="3CBDBB31"/>
    <w:rsid w:val="3D0198BE"/>
    <w:rsid w:val="3DA72EC7"/>
    <w:rsid w:val="3F86EEBF"/>
    <w:rsid w:val="401F94E1"/>
    <w:rsid w:val="4180FBA3"/>
    <w:rsid w:val="46C5B606"/>
    <w:rsid w:val="48D8BCA1"/>
    <w:rsid w:val="49250316"/>
    <w:rsid w:val="49E4E74C"/>
    <w:rsid w:val="4A3C2D2C"/>
    <w:rsid w:val="4A8CCBA6"/>
    <w:rsid w:val="4CA533D3"/>
    <w:rsid w:val="4D24B680"/>
    <w:rsid w:val="4DADC151"/>
    <w:rsid w:val="4E272C8B"/>
    <w:rsid w:val="4E295B2E"/>
    <w:rsid w:val="4F38475C"/>
    <w:rsid w:val="4F6E8627"/>
    <w:rsid w:val="5013089C"/>
    <w:rsid w:val="505A5E4E"/>
    <w:rsid w:val="52DEB16D"/>
    <w:rsid w:val="53F3D500"/>
    <w:rsid w:val="54DE8A18"/>
    <w:rsid w:val="59C7318C"/>
    <w:rsid w:val="5ABA1897"/>
    <w:rsid w:val="5D15D7BE"/>
    <w:rsid w:val="5EF856A1"/>
    <w:rsid w:val="626682C4"/>
    <w:rsid w:val="645F3002"/>
    <w:rsid w:val="65C673AB"/>
    <w:rsid w:val="6B8ACDC4"/>
    <w:rsid w:val="6EE7684D"/>
    <w:rsid w:val="73C942C0"/>
    <w:rsid w:val="74691971"/>
    <w:rsid w:val="7861691C"/>
    <w:rsid w:val="793FBED7"/>
    <w:rsid w:val="798B71C4"/>
    <w:rsid w:val="7BAE9FA9"/>
    <w:rsid w:val="7CA9898F"/>
    <w:rsid w:val="7CC9A345"/>
    <w:rsid w:val="7DBAF3D6"/>
    <w:rsid w:val="7F334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08FFA"/>
  <w15:chartTrackingRefBased/>
  <w15:docId w15:val="{4DD0AF81-C05B-6546-83A8-41D9866BE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C5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54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5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4D7"/>
    <w:rPr>
      <w:rFonts w:eastAsiaTheme="majorEastAsia" w:cstheme="majorBidi"/>
      <w:color w:val="272727" w:themeColor="text1" w:themeTint="D8"/>
    </w:rPr>
  </w:style>
  <w:style w:type="paragraph" w:styleId="Title">
    <w:name w:val="Title"/>
    <w:basedOn w:val="Normal"/>
    <w:next w:val="Normal"/>
    <w:link w:val="TitleChar"/>
    <w:uiPriority w:val="10"/>
    <w:qFormat/>
    <w:rsid w:val="003C5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4D7"/>
    <w:pPr>
      <w:spacing w:before="160"/>
      <w:jc w:val="center"/>
    </w:pPr>
    <w:rPr>
      <w:i/>
      <w:iCs/>
      <w:color w:val="404040" w:themeColor="text1" w:themeTint="BF"/>
    </w:rPr>
  </w:style>
  <w:style w:type="character" w:customStyle="1" w:styleId="QuoteChar">
    <w:name w:val="Quote Char"/>
    <w:basedOn w:val="DefaultParagraphFont"/>
    <w:link w:val="Quote"/>
    <w:uiPriority w:val="29"/>
    <w:rsid w:val="003C54D7"/>
    <w:rPr>
      <w:i/>
      <w:iCs/>
      <w:color w:val="404040" w:themeColor="text1" w:themeTint="BF"/>
    </w:rPr>
  </w:style>
  <w:style w:type="paragraph" w:styleId="ListParagraph">
    <w:name w:val="List Paragraph"/>
    <w:basedOn w:val="Normal"/>
    <w:uiPriority w:val="34"/>
    <w:qFormat/>
    <w:rsid w:val="003C54D7"/>
    <w:pPr>
      <w:ind w:left="720"/>
      <w:contextualSpacing/>
    </w:pPr>
  </w:style>
  <w:style w:type="character" w:styleId="IntenseEmphasis">
    <w:name w:val="Intense Emphasis"/>
    <w:basedOn w:val="DefaultParagraphFont"/>
    <w:uiPriority w:val="21"/>
    <w:qFormat/>
    <w:rsid w:val="003C54D7"/>
    <w:rPr>
      <w:i/>
      <w:iCs/>
      <w:color w:val="0F4761" w:themeColor="accent1" w:themeShade="BF"/>
    </w:rPr>
  </w:style>
  <w:style w:type="paragraph" w:styleId="IntenseQuote">
    <w:name w:val="Intense Quote"/>
    <w:basedOn w:val="Normal"/>
    <w:next w:val="Normal"/>
    <w:link w:val="IntenseQuoteChar"/>
    <w:uiPriority w:val="30"/>
    <w:qFormat/>
    <w:rsid w:val="003C5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4D7"/>
    <w:rPr>
      <w:i/>
      <w:iCs/>
      <w:color w:val="0F4761" w:themeColor="accent1" w:themeShade="BF"/>
    </w:rPr>
  </w:style>
  <w:style w:type="character" w:styleId="IntenseReference">
    <w:name w:val="Intense Reference"/>
    <w:basedOn w:val="DefaultParagraphFont"/>
    <w:uiPriority w:val="32"/>
    <w:qFormat/>
    <w:rsid w:val="003C54D7"/>
    <w:rPr>
      <w:b/>
      <w:bCs/>
      <w:smallCaps/>
      <w:color w:val="0F4761" w:themeColor="accent1" w:themeShade="BF"/>
      <w:spacing w:val="5"/>
    </w:rPr>
  </w:style>
  <w:style w:type="paragraph" w:styleId="Header">
    <w:name w:val="header"/>
    <w:basedOn w:val="Normal"/>
    <w:link w:val="HeaderChar"/>
    <w:uiPriority w:val="99"/>
    <w:unhideWhenUsed/>
    <w:rsid w:val="00B84A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4A20"/>
  </w:style>
  <w:style w:type="paragraph" w:styleId="Footer">
    <w:name w:val="footer"/>
    <w:basedOn w:val="Normal"/>
    <w:link w:val="FooterChar"/>
    <w:uiPriority w:val="99"/>
    <w:unhideWhenUsed/>
    <w:rsid w:val="00B84A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4A20"/>
  </w:style>
  <w:style w:type="paragraph" w:styleId="Bibliography">
    <w:name w:val="Bibliography"/>
    <w:basedOn w:val="Normal"/>
    <w:next w:val="Normal"/>
    <w:uiPriority w:val="37"/>
    <w:unhideWhenUsed/>
    <w:rsid w:val="00512617"/>
    <w:pPr>
      <w:spacing w:after="0" w:line="480" w:lineRule="auto"/>
      <w:ind w:left="720" w:hanging="72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35699"/>
    <w:rPr>
      <w:b/>
      <w:bCs/>
    </w:rPr>
  </w:style>
  <w:style w:type="character" w:customStyle="1" w:styleId="CommentSubjectChar">
    <w:name w:val="Comment Subject Char"/>
    <w:basedOn w:val="CommentTextChar"/>
    <w:link w:val="CommentSubject"/>
    <w:uiPriority w:val="99"/>
    <w:semiHidden/>
    <w:rsid w:val="00D35699"/>
    <w:rPr>
      <w:b/>
      <w:bCs/>
      <w:sz w:val="20"/>
      <w:szCs w:val="20"/>
    </w:rPr>
  </w:style>
  <w:style w:type="paragraph" w:styleId="BalloonText">
    <w:name w:val="Balloon Text"/>
    <w:basedOn w:val="Normal"/>
    <w:link w:val="BalloonTextChar"/>
    <w:uiPriority w:val="99"/>
    <w:semiHidden/>
    <w:unhideWhenUsed/>
    <w:rsid w:val="00D356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569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157687">
      <w:bodyDiv w:val="1"/>
      <w:marLeft w:val="0"/>
      <w:marRight w:val="0"/>
      <w:marTop w:val="0"/>
      <w:marBottom w:val="0"/>
      <w:divBdr>
        <w:top w:val="none" w:sz="0" w:space="0" w:color="auto"/>
        <w:left w:val="none" w:sz="0" w:space="0" w:color="auto"/>
        <w:bottom w:val="none" w:sz="0" w:space="0" w:color="auto"/>
        <w:right w:val="none" w:sz="0" w:space="0" w:color="auto"/>
      </w:divBdr>
      <w:divsChild>
        <w:div w:id="14581771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7BA67-5BB4-4038-A6F7-AF56BCE3E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3449</Words>
  <Characters>21735</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Zavala</dc:creator>
  <cp:keywords/>
  <dc:description/>
  <cp:lastModifiedBy>Zenabu Suboi</cp:lastModifiedBy>
  <cp:revision>2</cp:revision>
  <dcterms:created xsi:type="dcterms:W3CDTF">2025-04-03T07:48:00Z</dcterms:created>
  <dcterms:modified xsi:type="dcterms:W3CDTF">2025-04-03T07:48:00Z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zotero-version="7.0.2"&gt;&lt;session id="kBkkO91g"/&gt;&lt;style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