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6C64F1" w14:textId="77777777" w:rsidR="000C082D" w:rsidRPr="000C082D" w:rsidRDefault="000C082D">
      <w:pPr>
        <w:rPr>
          <w:rFonts w:ascii="Arial" w:hAnsi="Arial" w:cs="Arial"/>
          <w:b/>
          <w:sz w:val="28"/>
          <w:szCs w:val="28"/>
          <w:lang w:val="en-US"/>
        </w:rPr>
      </w:pPr>
      <w:r w:rsidRPr="000C082D">
        <w:rPr>
          <w:rFonts w:ascii="Arial" w:hAnsi="Arial" w:cs="Arial"/>
          <w:b/>
          <w:sz w:val="28"/>
          <w:szCs w:val="28"/>
          <w:lang w:val="en-US"/>
        </w:rPr>
        <w:t>Assignment 5A</w:t>
      </w:r>
    </w:p>
    <w:p w14:paraId="19693D9B" w14:textId="77777777" w:rsidR="00976D39" w:rsidRPr="009B63AE" w:rsidRDefault="000C082D">
      <w:pPr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Write down a title for your study in three different formats</w:t>
      </w:r>
    </w:p>
    <w:p w14:paraId="756D24CB" w14:textId="77777777" w:rsidR="007F5524" w:rsidRPr="009B63AE" w:rsidRDefault="007F5524" w:rsidP="007F55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commentRangeStart w:id="0"/>
      <w:r w:rsidRPr="009B63AE">
        <w:rPr>
          <w:rFonts w:ascii="Arial" w:hAnsi="Arial" w:cs="Arial"/>
          <w:sz w:val="24"/>
          <w:szCs w:val="24"/>
          <w:lang w:val="en-US"/>
        </w:rPr>
        <w:t>Tuberculosis and Malaria Co-infec</w:t>
      </w:r>
      <w:r w:rsidR="00E4621E" w:rsidRPr="009B63AE">
        <w:rPr>
          <w:rFonts w:ascii="Arial" w:hAnsi="Arial" w:cs="Arial"/>
          <w:sz w:val="24"/>
          <w:szCs w:val="24"/>
          <w:lang w:val="en-US"/>
        </w:rPr>
        <w:t>tion</w:t>
      </w:r>
      <w:r w:rsidR="00631949" w:rsidRPr="009B63AE">
        <w:rPr>
          <w:rFonts w:ascii="Arial" w:hAnsi="Arial" w:cs="Arial"/>
          <w:sz w:val="24"/>
          <w:szCs w:val="24"/>
          <w:lang w:val="en-US"/>
        </w:rPr>
        <w:t xml:space="preserve"> 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in </w:t>
      </w:r>
      <w:proofErr w:type="spellStart"/>
      <w:r w:rsidRPr="009B63AE">
        <w:rPr>
          <w:rFonts w:ascii="Arial" w:hAnsi="Arial" w:cs="Arial"/>
          <w:sz w:val="24"/>
          <w:szCs w:val="24"/>
          <w:lang w:val="en-US"/>
        </w:rPr>
        <w:t>O</w:t>
      </w:r>
      <w:r w:rsidR="00631949" w:rsidRPr="009B63AE">
        <w:rPr>
          <w:rFonts w:ascii="Arial" w:hAnsi="Arial" w:cs="Arial"/>
          <w:sz w:val="24"/>
          <w:szCs w:val="24"/>
          <w:lang w:val="en-US"/>
        </w:rPr>
        <w:t>sog</w:t>
      </w:r>
      <w:r w:rsidR="00E4621E" w:rsidRPr="009B63AE">
        <w:rPr>
          <w:rFonts w:ascii="Arial" w:hAnsi="Arial" w:cs="Arial"/>
          <w:sz w:val="24"/>
          <w:szCs w:val="24"/>
          <w:lang w:val="en-US"/>
        </w:rPr>
        <w:t>bo</w:t>
      </w:r>
      <w:proofErr w:type="spellEnd"/>
      <w:r w:rsidR="00631949" w:rsidRPr="009B63AE">
        <w:rPr>
          <w:rFonts w:ascii="Arial" w:hAnsi="Arial" w:cs="Arial"/>
          <w:sz w:val="24"/>
          <w:szCs w:val="24"/>
          <w:lang w:val="en-US"/>
        </w:rPr>
        <w:t>, Osun State,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Nigeria.</w:t>
      </w:r>
      <w:commentRangeEnd w:id="0"/>
      <w:r w:rsidR="00AA037E">
        <w:rPr>
          <w:rStyle w:val="CommentReference"/>
        </w:rPr>
        <w:commentReference w:id="0"/>
      </w:r>
    </w:p>
    <w:p w14:paraId="77297681" w14:textId="77777777" w:rsidR="007F5524" w:rsidRPr="009B63AE" w:rsidRDefault="007F5524" w:rsidP="007F55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>The Prevalence of Tuberculosis and Malaria Co-infection</w:t>
      </w:r>
      <w:r w:rsidR="00631949" w:rsidRPr="009B63AE">
        <w:rPr>
          <w:rFonts w:ascii="Arial" w:hAnsi="Arial" w:cs="Arial"/>
          <w:sz w:val="24"/>
          <w:szCs w:val="24"/>
          <w:lang w:val="en-US"/>
        </w:rPr>
        <w:t xml:space="preserve"> among patients attending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the </w:t>
      </w:r>
      <w:proofErr w:type="spellStart"/>
      <w:r w:rsidRPr="009B63AE">
        <w:rPr>
          <w:rFonts w:ascii="Arial" w:hAnsi="Arial" w:cs="Arial"/>
          <w:sz w:val="24"/>
          <w:szCs w:val="24"/>
          <w:lang w:val="en-US"/>
        </w:rPr>
        <w:t>Osogbo</w:t>
      </w:r>
      <w:proofErr w:type="spellEnd"/>
      <w:r w:rsidRPr="009B63AE">
        <w:rPr>
          <w:rFonts w:ascii="Arial" w:hAnsi="Arial" w:cs="Arial"/>
          <w:sz w:val="24"/>
          <w:szCs w:val="24"/>
          <w:lang w:val="en-US"/>
        </w:rPr>
        <w:t xml:space="preserve"> Local Government T</w:t>
      </w:r>
      <w:r w:rsidR="00631949" w:rsidRPr="009B63AE">
        <w:rPr>
          <w:rFonts w:ascii="Arial" w:hAnsi="Arial" w:cs="Arial"/>
          <w:sz w:val="24"/>
          <w:szCs w:val="24"/>
          <w:lang w:val="en-US"/>
        </w:rPr>
        <w:t xml:space="preserve">uberculosis </w:t>
      </w:r>
      <w:r w:rsidRPr="009B63AE">
        <w:rPr>
          <w:rFonts w:ascii="Arial" w:hAnsi="Arial" w:cs="Arial"/>
          <w:sz w:val="24"/>
          <w:szCs w:val="24"/>
          <w:lang w:val="en-US"/>
        </w:rPr>
        <w:t>L</w:t>
      </w:r>
      <w:r w:rsidR="00631949" w:rsidRPr="009B63AE">
        <w:rPr>
          <w:rFonts w:ascii="Arial" w:hAnsi="Arial" w:cs="Arial"/>
          <w:sz w:val="24"/>
          <w:szCs w:val="24"/>
          <w:lang w:val="en-US"/>
        </w:rPr>
        <w:t>aboratory center, Osun State,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Nigeria.</w:t>
      </w:r>
    </w:p>
    <w:p w14:paraId="0CB42F53" w14:textId="77777777" w:rsidR="007F5524" w:rsidRPr="009B63AE" w:rsidRDefault="007F5524" w:rsidP="007F552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commentRangeStart w:id="2"/>
      <w:r w:rsidRPr="009B63AE">
        <w:rPr>
          <w:rFonts w:ascii="Arial" w:hAnsi="Arial" w:cs="Arial"/>
          <w:sz w:val="24"/>
          <w:szCs w:val="24"/>
          <w:lang w:val="en-US"/>
        </w:rPr>
        <w:t>Prevalence of Tuberculosis and Malaria Co-infe</w:t>
      </w:r>
      <w:r w:rsidR="00631949" w:rsidRPr="009B63AE">
        <w:rPr>
          <w:rFonts w:ascii="Arial" w:hAnsi="Arial" w:cs="Arial"/>
          <w:sz w:val="24"/>
          <w:szCs w:val="24"/>
          <w:lang w:val="en-US"/>
        </w:rPr>
        <w:t xml:space="preserve">ction among individual 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screened at </w:t>
      </w:r>
      <w:proofErr w:type="spellStart"/>
      <w:r w:rsidRPr="009B63AE">
        <w:rPr>
          <w:rFonts w:ascii="Arial" w:hAnsi="Arial" w:cs="Arial"/>
          <w:sz w:val="24"/>
          <w:szCs w:val="24"/>
          <w:lang w:val="en-US"/>
        </w:rPr>
        <w:t>Osogbo</w:t>
      </w:r>
      <w:proofErr w:type="spellEnd"/>
      <w:r w:rsidRPr="009B63AE">
        <w:rPr>
          <w:rFonts w:ascii="Arial" w:hAnsi="Arial" w:cs="Arial"/>
          <w:sz w:val="24"/>
          <w:szCs w:val="24"/>
          <w:lang w:val="en-US"/>
        </w:rPr>
        <w:t xml:space="preserve"> Local Government medical laboratory center.</w:t>
      </w:r>
      <w:r w:rsidR="00631949" w:rsidRPr="009B63A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631949" w:rsidRPr="009B63AE">
        <w:rPr>
          <w:rFonts w:ascii="Arial" w:hAnsi="Arial" w:cs="Arial"/>
          <w:sz w:val="24"/>
          <w:szCs w:val="24"/>
          <w:lang w:val="en-US"/>
        </w:rPr>
        <w:t>Osogbo</w:t>
      </w:r>
      <w:proofErr w:type="spellEnd"/>
      <w:r w:rsidR="00631949" w:rsidRPr="009B63AE">
        <w:rPr>
          <w:rFonts w:ascii="Arial" w:hAnsi="Arial" w:cs="Arial"/>
          <w:sz w:val="24"/>
          <w:szCs w:val="24"/>
          <w:lang w:val="en-US"/>
        </w:rPr>
        <w:t>, Osun State, Nigeria.</w:t>
      </w:r>
      <w:commentRangeEnd w:id="2"/>
      <w:r w:rsidR="00967005">
        <w:rPr>
          <w:rStyle w:val="CommentReference"/>
        </w:rPr>
        <w:commentReference w:id="2"/>
      </w:r>
    </w:p>
    <w:p w14:paraId="77882B63" w14:textId="77777777" w:rsidR="00E4621E" w:rsidRPr="009B63AE" w:rsidRDefault="00E4621E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3DF5638F" w14:textId="77777777" w:rsidR="00E4621E" w:rsidRPr="009B63AE" w:rsidRDefault="00E4621E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9F942B0" w14:textId="77777777" w:rsidR="00E4621E" w:rsidRPr="009B63AE" w:rsidRDefault="00E4621E" w:rsidP="00E4621E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Methodology</w:t>
      </w:r>
    </w:p>
    <w:p w14:paraId="3A801655" w14:textId="77777777" w:rsidR="002B7B8F" w:rsidRPr="009B63AE" w:rsidRDefault="002B7B8F" w:rsidP="00E4621E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</w:p>
    <w:p w14:paraId="5EE57DCA" w14:textId="77777777" w:rsidR="002B7B8F" w:rsidRPr="009B63AE" w:rsidRDefault="002B7B8F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>Study design and population:</w:t>
      </w:r>
    </w:p>
    <w:p w14:paraId="25179017" w14:textId="77777777" w:rsidR="002B7B8F" w:rsidRPr="009B63AE" w:rsidRDefault="002B7B8F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This design will allow us to determine the prevalence of Tuberculosis and malaria co-infection among individuals screened at the medical laboratory center of </w:t>
      </w:r>
      <w:proofErr w:type="spellStart"/>
      <w:r w:rsidRPr="009B63AE">
        <w:rPr>
          <w:rFonts w:ascii="Arial" w:hAnsi="Arial" w:cs="Arial"/>
          <w:sz w:val="24"/>
          <w:szCs w:val="24"/>
          <w:lang w:val="en-US"/>
        </w:rPr>
        <w:t>Osogbo</w:t>
      </w:r>
      <w:proofErr w:type="spellEnd"/>
      <w:r w:rsidRPr="009B63AE">
        <w:rPr>
          <w:rFonts w:ascii="Arial" w:hAnsi="Arial" w:cs="Arial"/>
          <w:sz w:val="24"/>
          <w:szCs w:val="24"/>
          <w:lang w:val="en-US"/>
        </w:rPr>
        <w:t xml:space="preserve"> Local Government, Osun State, Nigeria</w:t>
      </w:r>
      <w:r w:rsidR="00080BAB" w:rsidRPr="009B63AE">
        <w:rPr>
          <w:rFonts w:ascii="Arial" w:hAnsi="Arial" w:cs="Arial"/>
          <w:sz w:val="24"/>
          <w:szCs w:val="24"/>
          <w:lang w:val="en-US"/>
        </w:rPr>
        <w:t>.</w:t>
      </w:r>
    </w:p>
    <w:p w14:paraId="13FF96CD" w14:textId="77777777" w:rsidR="0022209A" w:rsidRPr="009B63AE" w:rsidRDefault="00671586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The laboratory center serves as a key facility where individuals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>are screened</w:t>
      </w:r>
      <w:proofErr w:type="gramEnd"/>
      <w:r w:rsidRPr="009B63AE">
        <w:rPr>
          <w:rFonts w:ascii="Arial" w:hAnsi="Arial" w:cs="Arial"/>
          <w:sz w:val="24"/>
          <w:szCs w:val="24"/>
          <w:lang w:val="en-US"/>
        </w:rPr>
        <w:t xml:space="preserve"> for the disease providing access to the targeted population. </w:t>
      </w:r>
    </w:p>
    <w:p w14:paraId="4F490526" w14:textId="77777777" w:rsidR="00671586" w:rsidRPr="009B63AE" w:rsidRDefault="00671586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proofErr w:type="spellStart"/>
      <w:r w:rsidRPr="009B63AE">
        <w:rPr>
          <w:rFonts w:ascii="Arial" w:hAnsi="Arial" w:cs="Arial"/>
          <w:sz w:val="24"/>
          <w:szCs w:val="24"/>
          <w:lang w:val="en-US"/>
        </w:rPr>
        <w:t>Osogbo</w:t>
      </w:r>
      <w:proofErr w:type="spellEnd"/>
      <w:r w:rsidRPr="009B63AE">
        <w:rPr>
          <w:rFonts w:ascii="Arial" w:hAnsi="Arial" w:cs="Arial"/>
          <w:sz w:val="24"/>
          <w:szCs w:val="24"/>
          <w:lang w:val="en-US"/>
        </w:rPr>
        <w:t xml:space="preserve"> is located on latitude 7.765814 and longitude 4.3612199 with an area of 47km</w:t>
      </w:r>
      <w:r w:rsidR="00F7169A" w:rsidRPr="009B63AE">
        <w:rPr>
          <w:rFonts w:ascii="Arial" w:hAnsi="Arial" w:cs="Arial"/>
          <w:sz w:val="24"/>
          <w:szCs w:val="24"/>
          <w:lang w:val="en-US"/>
        </w:rPr>
        <w:t xml:space="preserve">sq. According to the 2024 population estimate, the city has a population of about 796,000 people. It </w:t>
      </w:r>
      <w:r w:rsidR="0022209A" w:rsidRPr="009B63AE">
        <w:rPr>
          <w:rFonts w:ascii="Arial" w:hAnsi="Arial" w:cs="Arial"/>
          <w:sz w:val="24"/>
          <w:szCs w:val="24"/>
          <w:lang w:val="en-US"/>
        </w:rPr>
        <w:t xml:space="preserve">shares boundary </w:t>
      </w:r>
      <w:r w:rsidR="00F7169A" w:rsidRPr="009B63AE">
        <w:rPr>
          <w:rFonts w:ascii="Arial" w:hAnsi="Arial" w:cs="Arial"/>
          <w:sz w:val="24"/>
          <w:szCs w:val="24"/>
          <w:lang w:val="en-US"/>
        </w:rPr>
        <w:t xml:space="preserve">with </w:t>
      </w:r>
      <w:proofErr w:type="spellStart"/>
      <w:r w:rsidR="00F7169A" w:rsidRPr="009B63AE">
        <w:rPr>
          <w:rFonts w:ascii="Arial" w:hAnsi="Arial" w:cs="Arial"/>
          <w:sz w:val="24"/>
          <w:szCs w:val="24"/>
          <w:lang w:val="en-US"/>
        </w:rPr>
        <w:t>Ikirun</w:t>
      </w:r>
      <w:proofErr w:type="spellEnd"/>
      <w:r w:rsidR="00F7169A" w:rsidRPr="009B63A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F7169A" w:rsidRPr="009B63AE">
        <w:rPr>
          <w:rFonts w:ascii="Arial" w:hAnsi="Arial" w:cs="Arial"/>
          <w:sz w:val="24"/>
          <w:szCs w:val="24"/>
          <w:lang w:val="en-US"/>
        </w:rPr>
        <w:t>Ilesa</w:t>
      </w:r>
      <w:proofErr w:type="spellEnd"/>
      <w:r w:rsidR="00F7169A" w:rsidRPr="009B63AE">
        <w:rPr>
          <w:rFonts w:ascii="Arial" w:hAnsi="Arial" w:cs="Arial"/>
          <w:sz w:val="24"/>
          <w:szCs w:val="24"/>
          <w:lang w:val="en-US"/>
        </w:rPr>
        <w:t>, Ede</w:t>
      </w:r>
      <w:r w:rsidR="0022209A" w:rsidRPr="009B63AE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="0022209A" w:rsidRPr="009B63AE">
        <w:rPr>
          <w:rFonts w:ascii="Arial" w:hAnsi="Arial" w:cs="Arial"/>
          <w:sz w:val="24"/>
          <w:szCs w:val="24"/>
          <w:lang w:val="en-US"/>
        </w:rPr>
        <w:t>Egbedore</w:t>
      </w:r>
      <w:proofErr w:type="spellEnd"/>
      <w:r w:rsidR="0022209A" w:rsidRPr="009B63AE">
        <w:rPr>
          <w:rFonts w:ascii="Arial" w:hAnsi="Arial" w:cs="Arial"/>
          <w:sz w:val="24"/>
          <w:szCs w:val="24"/>
          <w:lang w:val="en-US"/>
        </w:rPr>
        <w:t xml:space="preserve"> and </w:t>
      </w:r>
      <w:proofErr w:type="spellStart"/>
      <w:r w:rsidR="0022209A" w:rsidRPr="009B63AE">
        <w:rPr>
          <w:rFonts w:ascii="Arial" w:hAnsi="Arial" w:cs="Arial"/>
          <w:sz w:val="24"/>
          <w:szCs w:val="24"/>
          <w:lang w:val="en-US"/>
        </w:rPr>
        <w:t>Iragbiji</w:t>
      </w:r>
      <w:proofErr w:type="spellEnd"/>
      <w:r w:rsidR="0022209A" w:rsidRPr="009B63AE">
        <w:rPr>
          <w:rFonts w:ascii="Arial" w:hAnsi="Arial" w:cs="Arial"/>
          <w:sz w:val="24"/>
          <w:szCs w:val="24"/>
          <w:lang w:val="en-US"/>
        </w:rPr>
        <w:t xml:space="preserve"> and is easily accessible from any part of the State because of its geographical location.</w:t>
      </w:r>
    </w:p>
    <w:p w14:paraId="3F575201" w14:textId="77777777" w:rsidR="00080BAB" w:rsidRPr="009B63AE" w:rsidRDefault="00080BAB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13F1C9FB" w14:textId="77777777" w:rsidR="00080BAB" w:rsidRPr="009B63AE" w:rsidRDefault="00080BAB" w:rsidP="00E4621E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Sampling Size Determination</w:t>
      </w:r>
    </w:p>
    <w:p w14:paraId="3DDE5EF3" w14:textId="77777777" w:rsidR="00080BAB" w:rsidRPr="009B63AE" w:rsidRDefault="00080BAB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The sample size will be calculated using formula for prevalence studies. The following parameters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>will be considered</w:t>
      </w:r>
      <w:proofErr w:type="gramEnd"/>
      <w:r w:rsidRPr="009B63AE">
        <w:rPr>
          <w:rFonts w:ascii="Arial" w:hAnsi="Arial" w:cs="Arial"/>
          <w:sz w:val="24"/>
          <w:szCs w:val="24"/>
          <w:lang w:val="en-US"/>
        </w:rPr>
        <w:t>:</w:t>
      </w:r>
    </w:p>
    <w:p w14:paraId="16ED7608" w14:textId="77777777" w:rsidR="00080BAB" w:rsidRPr="009B63AE" w:rsidRDefault="00080BAB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° Expected prevalence of TB-Malaria co-infection (this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>will be estimated</w:t>
      </w:r>
      <w:proofErr w:type="gramEnd"/>
      <w:r w:rsidRPr="009B63AE">
        <w:rPr>
          <w:rFonts w:ascii="Arial" w:hAnsi="Arial" w:cs="Arial"/>
          <w:sz w:val="24"/>
          <w:szCs w:val="24"/>
          <w:lang w:val="en-US"/>
        </w:rPr>
        <w:t xml:space="preserve"> based on previous studies in similar settings).</w:t>
      </w:r>
    </w:p>
    <w:p w14:paraId="2ED5DE02" w14:textId="77777777" w:rsidR="00080BAB" w:rsidRPr="009B63AE" w:rsidRDefault="00080BAB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>° D</w:t>
      </w:r>
      <w:r w:rsidR="00470929" w:rsidRPr="009B63AE">
        <w:rPr>
          <w:rFonts w:ascii="Arial" w:hAnsi="Arial" w:cs="Arial"/>
          <w:sz w:val="24"/>
          <w:szCs w:val="24"/>
          <w:lang w:val="en-US"/>
        </w:rPr>
        <w:t>esired precision</w:t>
      </w:r>
    </w:p>
    <w:p w14:paraId="5DB2C90B" w14:textId="77777777" w:rsidR="00470929" w:rsidRPr="009B63AE" w:rsidRDefault="00470929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>° Confidence level.</w:t>
      </w:r>
    </w:p>
    <w:p w14:paraId="2ED78E6D" w14:textId="77777777" w:rsidR="00470929" w:rsidRPr="009B63AE" w:rsidRDefault="00470929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>A minimum sample size will be determine to ensure adequate statistical power to estimate the co-infection.</w:t>
      </w:r>
    </w:p>
    <w:p w14:paraId="1E7FC6DD" w14:textId="77777777" w:rsidR="00470929" w:rsidRPr="009B63AE" w:rsidRDefault="00470929" w:rsidP="00E4621E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26FCC8E7" w14:textId="77777777" w:rsidR="00470929" w:rsidRPr="009B63AE" w:rsidRDefault="00470929" w:rsidP="00E4621E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Sampling Technique</w:t>
      </w:r>
    </w:p>
    <w:p w14:paraId="4AB41DBC" w14:textId="77777777" w:rsidR="00080BAB" w:rsidRPr="009B63AE" w:rsidRDefault="00470929" w:rsidP="009577E8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All eligible individuals who present for TB screening at the </w:t>
      </w:r>
      <w:proofErr w:type="spellStart"/>
      <w:r w:rsidRPr="009B63AE">
        <w:rPr>
          <w:rFonts w:ascii="Arial" w:hAnsi="Arial" w:cs="Arial"/>
          <w:sz w:val="24"/>
          <w:szCs w:val="24"/>
          <w:lang w:val="en-US"/>
        </w:rPr>
        <w:t>Osogbo</w:t>
      </w:r>
      <w:proofErr w:type="spellEnd"/>
      <w:r w:rsidRPr="009B63AE">
        <w:rPr>
          <w:rFonts w:ascii="Arial" w:hAnsi="Arial" w:cs="Arial"/>
          <w:sz w:val="24"/>
          <w:szCs w:val="24"/>
          <w:lang w:val="en-US"/>
        </w:rPr>
        <w:t xml:space="preserve"> Local Government Medical Laboratory Center during the data collection periods will be included in the study until the required size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>is reached</w:t>
      </w:r>
      <w:proofErr w:type="gramEnd"/>
      <w:r w:rsidR="009577E8" w:rsidRPr="009B63AE">
        <w:rPr>
          <w:rFonts w:ascii="Arial" w:hAnsi="Arial" w:cs="Arial"/>
          <w:sz w:val="24"/>
          <w:szCs w:val="24"/>
          <w:lang w:val="en-US"/>
        </w:rPr>
        <w:t>.</w:t>
      </w:r>
    </w:p>
    <w:p w14:paraId="7AE58AA3" w14:textId="77777777" w:rsidR="009577E8" w:rsidRPr="009B63AE" w:rsidRDefault="009577E8" w:rsidP="009577E8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3048B25" w14:textId="77777777" w:rsidR="009577E8" w:rsidRPr="009B63AE" w:rsidRDefault="009577E8" w:rsidP="009577E8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Data Collection</w:t>
      </w:r>
    </w:p>
    <w:p w14:paraId="705AF510" w14:textId="77777777" w:rsidR="009577E8" w:rsidRPr="009B63AE" w:rsidRDefault="004C6301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The study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>will be conducted</w:t>
      </w:r>
      <w:proofErr w:type="gramEnd"/>
      <w:r w:rsidRPr="009B63AE">
        <w:rPr>
          <w:rFonts w:ascii="Arial" w:hAnsi="Arial" w:cs="Arial"/>
          <w:sz w:val="24"/>
          <w:szCs w:val="24"/>
          <w:lang w:val="en-US"/>
        </w:rPr>
        <w:t xml:space="preserve"> over a defined period to capture a representative sample of individual seeking screening. </w:t>
      </w:r>
      <w:r w:rsidR="009577E8" w:rsidRPr="009B63AE">
        <w:rPr>
          <w:rFonts w:ascii="Arial" w:hAnsi="Arial" w:cs="Arial"/>
          <w:sz w:val="24"/>
          <w:szCs w:val="24"/>
          <w:lang w:val="en-US"/>
        </w:rPr>
        <w:t xml:space="preserve">Data on TB and Malaria test results </w:t>
      </w:r>
      <w:proofErr w:type="gramStart"/>
      <w:r w:rsidR="009577E8" w:rsidRPr="009B63AE">
        <w:rPr>
          <w:rFonts w:ascii="Arial" w:hAnsi="Arial" w:cs="Arial"/>
          <w:sz w:val="24"/>
          <w:szCs w:val="24"/>
          <w:lang w:val="en-US"/>
        </w:rPr>
        <w:t>will be extracted</w:t>
      </w:r>
      <w:proofErr w:type="gramEnd"/>
      <w:r w:rsidR="009577E8" w:rsidRPr="009B63AE">
        <w:rPr>
          <w:rFonts w:ascii="Arial" w:hAnsi="Arial" w:cs="Arial"/>
          <w:sz w:val="24"/>
          <w:szCs w:val="24"/>
          <w:lang w:val="en-US"/>
        </w:rPr>
        <w:t xml:space="preserve"> from the laboratory records of the </w:t>
      </w:r>
      <w:proofErr w:type="spellStart"/>
      <w:r w:rsidR="009577E8" w:rsidRPr="009B63AE">
        <w:rPr>
          <w:rFonts w:ascii="Arial" w:hAnsi="Arial" w:cs="Arial"/>
          <w:sz w:val="24"/>
          <w:szCs w:val="24"/>
          <w:lang w:val="en-US"/>
        </w:rPr>
        <w:t>Osogbo</w:t>
      </w:r>
      <w:proofErr w:type="spellEnd"/>
      <w:r w:rsidR="009577E8" w:rsidRPr="009B63AE">
        <w:rPr>
          <w:rFonts w:ascii="Arial" w:hAnsi="Arial" w:cs="Arial"/>
          <w:sz w:val="24"/>
          <w:szCs w:val="24"/>
          <w:lang w:val="en-US"/>
        </w:rPr>
        <w:t xml:space="preserve"> Local Government Medical Laboratory Center. A short, structured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questionnaire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 xml:space="preserve">may be </w:t>
      </w:r>
      <w:r w:rsidRPr="009B63AE">
        <w:rPr>
          <w:rFonts w:ascii="Arial" w:hAnsi="Arial" w:cs="Arial"/>
          <w:sz w:val="24"/>
          <w:szCs w:val="24"/>
          <w:lang w:val="en-US"/>
        </w:rPr>
        <w:lastRenderedPageBreak/>
        <w:t>administered</w:t>
      </w:r>
      <w:proofErr w:type="gramEnd"/>
      <w:r w:rsidRPr="009B63AE">
        <w:rPr>
          <w:rFonts w:ascii="Arial" w:hAnsi="Arial" w:cs="Arial"/>
          <w:sz w:val="24"/>
          <w:szCs w:val="24"/>
          <w:lang w:val="en-US"/>
        </w:rPr>
        <w:t xml:space="preserve"> to collect relevant demographic information and any relevant clinical information.</w:t>
      </w:r>
    </w:p>
    <w:p w14:paraId="6C7852DB" w14:textId="77777777" w:rsidR="004C6301" w:rsidRPr="009B63AE" w:rsidRDefault="004C6301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5F0F9910" w14:textId="77777777" w:rsidR="004C6301" w:rsidRPr="009B63AE" w:rsidRDefault="004C6301" w:rsidP="004C6301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Laboratory Analysis</w:t>
      </w:r>
    </w:p>
    <w:p w14:paraId="746FDE3D" w14:textId="77777777" w:rsidR="004C6301" w:rsidRPr="009B63AE" w:rsidRDefault="00616048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° </w:t>
      </w:r>
      <w:r w:rsidR="004C6301" w:rsidRPr="009B63AE">
        <w:rPr>
          <w:rFonts w:ascii="Arial" w:hAnsi="Arial" w:cs="Arial"/>
          <w:sz w:val="24"/>
          <w:szCs w:val="24"/>
          <w:lang w:val="en-US"/>
        </w:rPr>
        <w:t>Tuberculosis testing: The methods used for TB diagnosis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at the </w:t>
      </w:r>
      <w:r w:rsidR="004C6301" w:rsidRPr="009B63AE">
        <w:rPr>
          <w:rFonts w:ascii="Arial" w:hAnsi="Arial" w:cs="Arial"/>
          <w:sz w:val="24"/>
          <w:szCs w:val="24"/>
          <w:lang w:val="en-US"/>
        </w:rPr>
        <w:t>Medical Laboratory Center will be documented (e.g</w:t>
      </w:r>
      <w:r w:rsidRPr="009B63AE">
        <w:rPr>
          <w:rFonts w:ascii="Arial" w:hAnsi="Arial" w:cs="Arial"/>
          <w:sz w:val="24"/>
          <w:szCs w:val="24"/>
          <w:lang w:val="en-US"/>
        </w:rPr>
        <w:t>.,</w:t>
      </w:r>
      <w:r w:rsidR="004C6301" w:rsidRPr="009B63AE">
        <w:rPr>
          <w:rFonts w:ascii="Arial" w:hAnsi="Arial" w:cs="Arial"/>
          <w:sz w:val="24"/>
          <w:szCs w:val="24"/>
          <w:lang w:val="en-US"/>
        </w:rPr>
        <w:t xml:space="preserve"> sputum smear, microscopy, </w:t>
      </w:r>
      <w:proofErr w:type="spellStart"/>
      <w:r w:rsidR="004C6301" w:rsidRPr="009B63AE">
        <w:rPr>
          <w:rFonts w:ascii="Arial" w:hAnsi="Arial" w:cs="Arial"/>
          <w:sz w:val="24"/>
          <w:szCs w:val="24"/>
          <w:lang w:val="en-US"/>
        </w:rPr>
        <w:t>GenXpetrt</w:t>
      </w:r>
      <w:proofErr w:type="spellEnd"/>
      <w:r w:rsidR="004C6301" w:rsidRPr="009B63AE">
        <w:rPr>
          <w:rFonts w:ascii="Arial" w:hAnsi="Arial" w:cs="Arial"/>
          <w:sz w:val="24"/>
          <w:szCs w:val="24"/>
          <w:lang w:val="en-US"/>
        </w:rPr>
        <w:t>, MTB/RIF assay).</w:t>
      </w:r>
    </w:p>
    <w:p w14:paraId="02ADCBCA" w14:textId="77777777" w:rsidR="004C6301" w:rsidRPr="009B63AE" w:rsidRDefault="00616048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° </w:t>
      </w:r>
      <w:r w:rsidR="004C6301" w:rsidRPr="009B63AE">
        <w:rPr>
          <w:rFonts w:ascii="Arial" w:hAnsi="Arial" w:cs="Arial"/>
          <w:sz w:val="24"/>
          <w:szCs w:val="24"/>
          <w:lang w:val="en-US"/>
        </w:rPr>
        <w:t xml:space="preserve">Malaria testing: The methods used for malaria diagnosis at the 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center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>will be documented</w:t>
      </w:r>
      <w:proofErr w:type="gramEnd"/>
      <w:r w:rsidRPr="009B63AE">
        <w:rPr>
          <w:rFonts w:ascii="Arial" w:hAnsi="Arial" w:cs="Arial"/>
          <w:sz w:val="24"/>
          <w:szCs w:val="24"/>
          <w:lang w:val="en-US"/>
        </w:rPr>
        <w:t xml:space="preserve"> (e.g., microscopy, rapid diagnosis tests (RDTs)).</w:t>
      </w:r>
    </w:p>
    <w:p w14:paraId="606FC126" w14:textId="77777777" w:rsidR="00616048" w:rsidRPr="009B63AE" w:rsidRDefault="00616048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° Quality control: Standard laboratory procedures and quality control measures </w:t>
      </w:r>
      <w:proofErr w:type="gramStart"/>
      <w:r w:rsidRPr="009B63AE">
        <w:rPr>
          <w:rFonts w:ascii="Arial" w:hAnsi="Arial" w:cs="Arial"/>
          <w:sz w:val="24"/>
          <w:szCs w:val="24"/>
          <w:lang w:val="en-US"/>
        </w:rPr>
        <w:t>will be followed</w:t>
      </w:r>
      <w:proofErr w:type="gramEnd"/>
      <w:r w:rsidRPr="009B63AE">
        <w:rPr>
          <w:rFonts w:ascii="Arial" w:hAnsi="Arial" w:cs="Arial"/>
          <w:sz w:val="24"/>
          <w:szCs w:val="24"/>
          <w:lang w:val="en-US"/>
        </w:rPr>
        <w:t xml:space="preserve"> to ensure the accuracy of TB and Malaria test results.</w:t>
      </w:r>
    </w:p>
    <w:p w14:paraId="3A51B48F" w14:textId="77777777" w:rsidR="004C6301" w:rsidRPr="009B63AE" w:rsidRDefault="004C6301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6B88B60D" w14:textId="77777777" w:rsidR="00616048" w:rsidRPr="009B63AE" w:rsidRDefault="00616048" w:rsidP="004C6301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Data Analysis</w:t>
      </w:r>
    </w:p>
    <w:p w14:paraId="76BD0456" w14:textId="77777777" w:rsidR="00616048" w:rsidRPr="009B63AE" w:rsidRDefault="00616048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 </w:t>
      </w:r>
      <w:commentRangeStart w:id="3"/>
      <w:r w:rsidRPr="009B63AE">
        <w:rPr>
          <w:rFonts w:ascii="Arial" w:hAnsi="Arial" w:cs="Arial"/>
          <w:sz w:val="24"/>
          <w:szCs w:val="24"/>
          <w:lang w:val="en-US"/>
        </w:rPr>
        <w:t xml:space="preserve">Descriptive Statistics: </w:t>
      </w:r>
      <w:commentRangeEnd w:id="3"/>
      <w:r w:rsidR="00672215">
        <w:rPr>
          <w:rStyle w:val="CommentReference"/>
        </w:rPr>
        <w:commentReference w:id="3"/>
      </w:r>
      <w:r w:rsidRPr="009B63AE">
        <w:rPr>
          <w:rFonts w:ascii="Arial" w:hAnsi="Arial" w:cs="Arial"/>
          <w:sz w:val="24"/>
          <w:szCs w:val="24"/>
          <w:lang w:val="en-US"/>
        </w:rPr>
        <w:t>Frequenc</w:t>
      </w:r>
      <w:r w:rsidR="00462E3E">
        <w:rPr>
          <w:rFonts w:ascii="Arial" w:hAnsi="Arial" w:cs="Arial"/>
          <w:sz w:val="24"/>
          <w:szCs w:val="24"/>
          <w:lang w:val="en-US"/>
        </w:rPr>
        <w:t xml:space="preserve">ies and percentages </w:t>
      </w:r>
      <w:proofErr w:type="gramStart"/>
      <w:r w:rsidR="00462E3E">
        <w:rPr>
          <w:rFonts w:ascii="Arial" w:hAnsi="Arial" w:cs="Arial"/>
          <w:sz w:val="24"/>
          <w:szCs w:val="24"/>
          <w:lang w:val="en-US"/>
        </w:rPr>
        <w:t>will be used</w:t>
      </w:r>
      <w:proofErr w:type="gramEnd"/>
      <w:r w:rsidR="00462E3E">
        <w:rPr>
          <w:rFonts w:ascii="Arial" w:hAnsi="Arial" w:cs="Arial"/>
          <w:sz w:val="24"/>
          <w:szCs w:val="24"/>
          <w:lang w:val="en-US"/>
        </w:rPr>
        <w:t xml:space="preserve"> to elucidate the demographic attribute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of the stu</w:t>
      </w:r>
      <w:r w:rsidR="00462E3E">
        <w:rPr>
          <w:rFonts w:ascii="Arial" w:hAnsi="Arial" w:cs="Arial"/>
          <w:sz w:val="24"/>
          <w:szCs w:val="24"/>
          <w:lang w:val="en-US"/>
        </w:rPr>
        <w:t>dy population and the incidence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of TB and Malaria co-infection.</w:t>
      </w:r>
    </w:p>
    <w:p w14:paraId="4C5C3B92" w14:textId="77777777" w:rsidR="009D6DDF" w:rsidRPr="009B63AE" w:rsidRDefault="009D6DDF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</w:p>
    <w:p w14:paraId="09663246" w14:textId="77777777" w:rsidR="009D6DDF" w:rsidRPr="009B63AE" w:rsidRDefault="009D6DDF" w:rsidP="004C6301">
      <w:pPr>
        <w:pStyle w:val="ListParagraph"/>
        <w:rPr>
          <w:rFonts w:ascii="Arial" w:hAnsi="Arial" w:cs="Arial"/>
          <w:b/>
          <w:sz w:val="24"/>
          <w:szCs w:val="24"/>
          <w:lang w:val="en-US"/>
        </w:rPr>
      </w:pPr>
      <w:r w:rsidRPr="009B63AE">
        <w:rPr>
          <w:rFonts w:ascii="Arial" w:hAnsi="Arial" w:cs="Arial"/>
          <w:b/>
          <w:sz w:val="24"/>
          <w:szCs w:val="24"/>
          <w:lang w:val="en-US"/>
        </w:rPr>
        <w:t>Ethical Considerations</w:t>
      </w:r>
    </w:p>
    <w:p w14:paraId="30A35FED" w14:textId="77777777" w:rsidR="009D6DDF" w:rsidRPr="009B63AE" w:rsidRDefault="009D6DDF" w:rsidP="004C6301">
      <w:pPr>
        <w:pStyle w:val="ListParagraph"/>
        <w:rPr>
          <w:rFonts w:ascii="Arial" w:hAnsi="Arial" w:cs="Arial"/>
          <w:sz w:val="24"/>
          <w:szCs w:val="24"/>
          <w:lang w:val="en-US"/>
        </w:rPr>
      </w:pPr>
      <w:r w:rsidRPr="009B63AE">
        <w:rPr>
          <w:rFonts w:ascii="Arial" w:hAnsi="Arial" w:cs="Arial"/>
          <w:sz w:val="24"/>
          <w:szCs w:val="24"/>
          <w:lang w:val="en-US"/>
        </w:rPr>
        <w:t xml:space="preserve">Ethical approval: </w:t>
      </w:r>
      <w:r w:rsidR="00462E3E">
        <w:rPr>
          <w:rFonts w:ascii="Arial" w:hAnsi="Arial" w:cs="Arial"/>
          <w:sz w:val="24"/>
          <w:szCs w:val="24"/>
          <w:lang w:val="en-US"/>
        </w:rPr>
        <w:t xml:space="preserve">Ethical permission will be secure from the appropriate </w:t>
      </w:r>
      <w:r w:rsidRPr="009B63AE">
        <w:rPr>
          <w:rFonts w:ascii="Arial" w:hAnsi="Arial" w:cs="Arial"/>
          <w:sz w:val="24"/>
          <w:szCs w:val="24"/>
          <w:lang w:val="en-US"/>
        </w:rPr>
        <w:t>institutional review b</w:t>
      </w:r>
      <w:r w:rsidR="00462E3E">
        <w:rPr>
          <w:rFonts w:ascii="Arial" w:hAnsi="Arial" w:cs="Arial"/>
          <w:sz w:val="24"/>
          <w:szCs w:val="24"/>
          <w:lang w:val="en-US"/>
        </w:rPr>
        <w:t>oard or ethical committee prior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</w:t>
      </w:r>
      <w:r w:rsidR="00462E3E">
        <w:rPr>
          <w:rFonts w:ascii="Arial" w:hAnsi="Arial" w:cs="Arial"/>
          <w:sz w:val="24"/>
          <w:szCs w:val="24"/>
          <w:lang w:val="en-US"/>
        </w:rPr>
        <w:t>to</w:t>
      </w:r>
      <w:r w:rsidRPr="009B63AE">
        <w:rPr>
          <w:rFonts w:ascii="Arial" w:hAnsi="Arial" w:cs="Arial"/>
          <w:sz w:val="24"/>
          <w:szCs w:val="24"/>
          <w:lang w:val="en-US"/>
        </w:rPr>
        <w:t xml:space="preserve"> the </w:t>
      </w:r>
      <w:r w:rsidR="00462E3E">
        <w:rPr>
          <w:rFonts w:ascii="Arial" w:hAnsi="Arial" w:cs="Arial"/>
          <w:sz w:val="24"/>
          <w:szCs w:val="24"/>
          <w:lang w:val="en-US"/>
        </w:rPr>
        <w:t xml:space="preserve">initiation of the </w:t>
      </w:r>
      <w:r w:rsidRPr="009B63AE">
        <w:rPr>
          <w:rFonts w:ascii="Arial" w:hAnsi="Arial" w:cs="Arial"/>
          <w:sz w:val="24"/>
          <w:szCs w:val="24"/>
          <w:lang w:val="en-US"/>
        </w:rPr>
        <w:t>study.</w:t>
      </w:r>
    </w:p>
    <w:p w14:paraId="06A3DF4B" w14:textId="77777777" w:rsidR="004C6301" w:rsidRDefault="004C6301" w:rsidP="004C6301">
      <w:pPr>
        <w:pStyle w:val="ListParagraph"/>
        <w:rPr>
          <w:sz w:val="28"/>
          <w:szCs w:val="28"/>
          <w:lang w:val="en-US"/>
        </w:rPr>
      </w:pPr>
    </w:p>
    <w:p w14:paraId="57B9EBB4" w14:textId="77777777" w:rsidR="00A956FD" w:rsidRDefault="00A956FD" w:rsidP="004C6301">
      <w:pPr>
        <w:pStyle w:val="ListParagrap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Acknowledgement</w:t>
      </w:r>
    </w:p>
    <w:p w14:paraId="12943FB8" w14:textId="77777777" w:rsidR="00A956FD" w:rsidRDefault="00A956FD" w:rsidP="004C6301">
      <w:pPr>
        <w:pStyle w:val="ListParagraph"/>
        <w:rPr>
          <w:b/>
          <w:sz w:val="28"/>
          <w:szCs w:val="28"/>
          <w:lang w:val="en-US"/>
        </w:rPr>
      </w:pPr>
    </w:p>
    <w:p w14:paraId="5C5D3BD3" w14:textId="77777777" w:rsidR="00A956FD" w:rsidRDefault="00A956FD" w:rsidP="00A956FD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extend our sincere gratitude to the entire staff of </w:t>
      </w:r>
      <w:proofErr w:type="spellStart"/>
      <w:r>
        <w:rPr>
          <w:sz w:val="28"/>
          <w:szCs w:val="28"/>
          <w:lang w:val="en-US"/>
        </w:rPr>
        <w:t>Osogbo</w:t>
      </w:r>
      <w:proofErr w:type="spellEnd"/>
      <w:r>
        <w:rPr>
          <w:sz w:val="28"/>
          <w:szCs w:val="28"/>
          <w:lang w:val="en-US"/>
        </w:rPr>
        <w:t xml:space="preserve"> Local Government Medical Laboratory Center for their support and provision of an enable environment for the study.</w:t>
      </w:r>
    </w:p>
    <w:p w14:paraId="7FCD0084" w14:textId="77777777" w:rsidR="00A956FD" w:rsidRDefault="00554594" w:rsidP="00A956FD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We would also like to thank </w:t>
      </w:r>
      <w:r w:rsidR="00A956FD">
        <w:rPr>
          <w:sz w:val="28"/>
          <w:szCs w:val="28"/>
          <w:lang w:val="en-US"/>
        </w:rPr>
        <w:t xml:space="preserve">the study </w:t>
      </w:r>
      <w:proofErr w:type="gramStart"/>
      <w:r w:rsidR="00A956FD">
        <w:rPr>
          <w:sz w:val="28"/>
          <w:szCs w:val="28"/>
          <w:lang w:val="en-US"/>
        </w:rPr>
        <w:t>participant and the TBLs supervisor</w:t>
      </w:r>
      <w:proofErr w:type="gramEnd"/>
      <w:r w:rsidR="00A956FD">
        <w:rPr>
          <w:sz w:val="28"/>
          <w:szCs w:val="28"/>
          <w:lang w:val="en-US"/>
        </w:rPr>
        <w:t xml:space="preserve"> and his team for their contribution</w:t>
      </w:r>
      <w:r w:rsidR="009B63AE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.</w:t>
      </w:r>
    </w:p>
    <w:p w14:paraId="7699B33F" w14:textId="77777777" w:rsidR="001F2F38" w:rsidRDefault="001F2F38" w:rsidP="001F2F38">
      <w:pPr>
        <w:pStyle w:val="ListParagraph"/>
        <w:ind w:left="1080"/>
        <w:rPr>
          <w:ins w:id="4" w:author="Zenabu Suboi" w:date="2025-04-26T23:54:00Z"/>
          <w:sz w:val="28"/>
          <w:szCs w:val="28"/>
          <w:lang w:val="en-US"/>
        </w:rPr>
      </w:pPr>
    </w:p>
    <w:p w14:paraId="017E7C4A" w14:textId="55A7F0BF" w:rsidR="00DF2B09" w:rsidRPr="003E6C42" w:rsidRDefault="003E6C42" w:rsidP="001F2F38">
      <w:pPr>
        <w:pStyle w:val="ListParagraph"/>
        <w:ind w:left="1080"/>
        <w:rPr>
          <w:color w:val="FF0000"/>
          <w:sz w:val="28"/>
          <w:szCs w:val="28"/>
          <w:lang w:val="en-US"/>
        </w:rPr>
      </w:pPr>
      <w:r w:rsidRPr="003E6C42">
        <w:rPr>
          <w:color w:val="FF0000"/>
          <w:sz w:val="28"/>
          <w:szCs w:val="28"/>
          <w:lang w:val="en-US"/>
        </w:rPr>
        <w:t xml:space="preserve">Dear </w:t>
      </w:r>
      <w:proofErr w:type="spellStart"/>
      <w:r w:rsidRPr="003E6C42">
        <w:rPr>
          <w:color w:val="FF0000"/>
          <w:sz w:val="28"/>
          <w:szCs w:val="28"/>
          <w:lang w:val="en-US"/>
        </w:rPr>
        <w:t>Musibau</w:t>
      </w:r>
      <w:proofErr w:type="spellEnd"/>
      <w:r w:rsidRPr="003E6C42">
        <w:rPr>
          <w:color w:val="FF0000"/>
          <w:sz w:val="28"/>
          <w:szCs w:val="28"/>
          <w:lang w:val="en-US"/>
        </w:rPr>
        <w:t>,</w:t>
      </w:r>
    </w:p>
    <w:p w14:paraId="26CBB18B" w14:textId="202BB5CA" w:rsidR="003E6C42" w:rsidRPr="00FF6294" w:rsidRDefault="00FF6294" w:rsidP="001F2F38">
      <w:pPr>
        <w:pStyle w:val="ListParagraph"/>
        <w:ind w:left="1080"/>
        <w:rPr>
          <w:color w:val="FF0000"/>
          <w:sz w:val="28"/>
          <w:szCs w:val="28"/>
          <w:lang w:val="en-US"/>
        </w:rPr>
      </w:pPr>
      <w:r w:rsidRPr="00FF6294">
        <w:rPr>
          <w:color w:val="FF0000"/>
          <w:sz w:val="28"/>
          <w:szCs w:val="28"/>
          <w:lang w:val="en-US"/>
        </w:rPr>
        <w:t>Your titles are clear and contain enough information.</w:t>
      </w:r>
    </w:p>
    <w:p w14:paraId="47E9CBD7" w14:textId="77777777" w:rsidR="00FF6294" w:rsidRPr="003E6C42" w:rsidRDefault="00FF6294" w:rsidP="001F2F38">
      <w:pPr>
        <w:pStyle w:val="ListParagraph"/>
        <w:ind w:left="1080"/>
        <w:rPr>
          <w:b/>
          <w:color w:val="FF0000"/>
          <w:sz w:val="28"/>
          <w:szCs w:val="28"/>
          <w:u w:val="single"/>
          <w:lang w:val="en-US"/>
        </w:rPr>
      </w:pPr>
    </w:p>
    <w:p w14:paraId="6C72D4DC" w14:textId="6D0977B9" w:rsidR="00DF2B09" w:rsidRDefault="003E6C42" w:rsidP="001F2F38">
      <w:pPr>
        <w:pStyle w:val="ListParagraph"/>
        <w:ind w:left="1080"/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You presented the</w:t>
      </w:r>
      <w:r w:rsidR="00DF2B09" w:rsidRPr="003E6C42">
        <w:rPr>
          <w:color w:val="FF0000"/>
          <w:sz w:val="28"/>
          <w:szCs w:val="28"/>
          <w:lang w:val="en-US"/>
        </w:rPr>
        <w:t xml:space="preserve"> methodology for a</w:t>
      </w:r>
      <w:r>
        <w:rPr>
          <w:color w:val="FF0000"/>
          <w:sz w:val="28"/>
          <w:szCs w:val="28"/>
          <w:lang w:val="en-US"/>
        </w:rPr>
        <w:t>n important</w:t>
      </w:r>
      <w:r w:rsidR="00DF2B09" w:rsidRPr="003E6C42">
        <w:rPr>
          <w:color w:val="FF0000"/>
          <w:sz w:val="28"/>
          <w:szCs w:val="28"/>
          <w:lang w:val="en-US"/>
        </w:rPr>
        <w:t xml:space="preserve"> study that aims </w:t>
      </w:r>
      <w:r>
        <w:rPr>
          <w:color w:val="FF0000"/>
          <w:sz w:val="28"/>
          <w:szCs w:val="28"/>
          <w:lang w:val="en-US"/>
        </w:rPr>
        <w:t>to determine</w:t>
      </w:r>
      <w:r w:rsidR="00DF2B09" w:rsidRPr="003E6C42">
        <w:rPr>
          <w:color w:val="FF0000"/>
          <w:sz w:val="28"/>
          <w:szCs w:val="28"/>
          <w:lang w:val="en-US"/>
        </w:rPr>
        <w:t xml:space="preserve"> the prevalence of TB and malaria co-infections</w:t>
      </w:r>
      <w:r w:rsidR="00DF2B09">
        <w:rPr>
          <w:color w:val="FF0000"/>
          <w:sz w:val="28"/>
          <w:szCs w:val="28"/>
          <w:lang w:val="en-US"/>
        </w:rPr>
        <w:t xml:space="preserve"> at </w:t>
      </w:r>
      <w:proofErr w:type="spellStart"/>
      <w:r w:rsidR="00DF2B09">
        <w:rPr>
          <w:color w:val="FF0000"/>
          <w:sz w:val="28"/>
          <w:szCs w:val="28"/>
          <w:lang w:val="en-US"/>
        </w:rPr>
        <w:t>Osogbo</w:t>
      </w:r>
      <w:proofErr w:type="spellEnd"/>
      <w:r w:rsidR="00DF2B09" w:rsidRPr="003E6C42">
        <w:rPr>
          <w:color w:val="FF0000"/>
          <w:sz w:val="28"/>
          <w:szCs w:val="28"/>
          <w:lang w:val="en-US"/>
        </w:rPr>
        <w:t>. The various sections</w:t>
      </w:r>
      <w:r>
        <w:rPr>
          <w:color w:val="FF0000"/>
          <w:sz w:val="28"/>
          <w:szCs w:val="28"/>
          <w:lang w:val="en-US"/>
        </w:rPr>
        <w:t xml:space="preserve"> of the methodology</w:t>
      </w:r>
      <w:r w:rsidR="00DF2B09" w:rsidRPr="003E6C42">
        <w:rPr>
          <w:color w:val="FF0000"/>
          <w:sz w:val="28"/>
          <w:szCs w:val="28"/>
          <w:lang w:val="en-US"/>
        </w:rPr>
        <w:t xml:space="preserve"> </w:t>
      </w:r>
      <w:proofErr w:type="gramStart"/>
      <w:r w:rsidR="00DF2B09" w:rsidRPr="003E6C42">
        <w:rPr>
          <w:color w:val="FF0000"/>
          <w:sz w:val="28"/>
          <w:szCs w:val="28"/>
          <w:lang w:val="en-US"/>
        </w:rPr>
        <w:t>are well outlined</w:t>
      </w:r>
      <w:proofErr w:type="gramEnd"/>
      <w:r w:rsidR="00DF2B09">
        <w:rPr>
          <w:color w:val="FF0000"/>
          <w:sz w:val="28"/>
          <w:szCs w:val="28"/>
          <w:lang w:val="en-US"/>
        </w:rPr>
        <w:t>. However, I have made a few comments</w:t>
      </w:r>
      <w:r>
        <w:rPr>
          <w:color w:val="FF0000"/>
          <w:sz w:val="28"/>
          <w:szCs w:val="28"/>
          <w:lang w:val="en-US"/>
        </w:rPr>
        <w:t xml:space="preserve"> above</w:t>
      </w:r>
      <w:r w:rsidR="00DF2B09">
        <w:rPr>
          <w:color w:val="FF0000"/>
          <w:sz w:val="28"/>
          <w:szCs w:val="28"/>
          <w:lang w:val="en-US"/>
        </w:rPr>
        <w:t xml:space="preserve"> for </w:t>
      </w:r>
      <w:r>
        <w:rPr>
          <w:color w:val="FF0000"/>
          <w:sz w:val="28"/>
          <w:szCs w:val="28"/>
          <w:lang w:val="en-US"/>
        </w:rPr>
        <w:t>you</w:t>
      </w:r>
      <w:r w:rsidR="00DF2B09">
        <w:rPr>
          <w:color w:val="FF0000"/>
          <w:sz w:val="28"/>
          <w:szCs w:val="28"/>
          <w:lang w:val="en-US"/>
        </w:rPr>
        <w:t xml:space="preserve"> to consider.</w:t>
      </w:r>
      <w:r>
        <w:rPr>
          <w:color w:val="FF0000"/>
          <w:sz w:val="28"/>
          <w:szCs w:val="28"/>
          <w:lang w:val="en-US"/>
        </w:rPr>
        <w:t xml:space="preserve"> Thank you</w:t>
      </w:r>
    </w:p>
    <w:p w14:paraId="76CF7CF8" w14:textId="10FA27C3" w:rsidR="003E6C42" w:rsidRDefault="003E6C42" w:rsidP="001F2F38">
      <w:pPr>
        <w:pStyle w:val="ListParagraph"/>
        <w:ind w:left="1080"/>
        <w:rPr>
          <w:color w:val="FF0000"/>
          <w:sz w:val="28"/>
          <w:szCs w:val="28"/>
          <w:lang w:val="en-US"/>
        </w:rPr>
      </w:pPr>
    </w:p>
    <w:p w14:paraId="67D42C71" w14:textId="343A5FAA" w:rsidR="003E6C42" w:rsidRDefault="003E6C42" w:rsidP="001F2F38">
      <w:pPr>
        <w:pStyle w:val="ListParagraph"/>
        <w:ind w:left="1080"/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Kind regards,</w:t>
      </w:r>
    </w:p>
    <w:p w14:paraId="3E74CD3B" w14:textId="03F379E2" w:rsidR="003E6C42" w:rsidRPr="003E6C42" w:rsidRDefault="003E6C42" w:rsidP="001F2F38">
      <w:pPr>
        <w:pStyle w:val="ListParagraph"/>
        <w:ind w:left="1080"/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Zenabu</w:t>
      </w:r>
    </w:p>
    <w:p w14:paraId="0C5CDBAF" w14:textId="77777777" w:rsidR="00DF2B09" w:rsidRDefault="00DF2B09" w:rsidP="001F2F38">
      <w:pPr>
        <w:pStyle w:val="ListParagraph"/>
        <w:ind w:left="1080"/>
        <w:rPr>
          <w:sz w:val="28"/>
          <w:szCs w:val="28"/>
          <w:lang w:val="en-US"/>
        </w:rPr>
      </w:pPr>
    </w:p>
    <w:p w14:paraId="61648CD5" w14:textId="77777777" w:rsidR="001F2F38" w:rsidRDefault="001F2F38" w:rsidP="001F2F38">
      <w:pPr>
        <w:pStyle w:val="ListParagraph"/>
        <w:ind w:left="108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REFERENCES:</w:t>
      </w:r>
    </w:p>
    <w:p w14:paraId="697BB36C" w14:textId="77777777" w:rsidR="001F2F38" w:rsidRPr="009B63AE" w:rsidRDefault="001F2F38" w:rsidP="001F2F38">
      <w:pPr>
        <w:pStyle w:val="ListParagraph"/>
        <w:numPr>
          <w:ilvl w:val="0"/>
          <w:numId w:val="8"/>
        </w:numPr>
        <w:rPr>
          <w:i/>
          <w:sz w:val="28"/>
          <w:szCs w:val="28"/>
          <w:lang w:val="en-US"/>
        </w:rPr>
      </w:pPr>
      <w:r w:rsidRPr="009B63AE">
        <w:rPr>
          <w:i/>
          <w:sz w:val="28"/>
          <w:szCs w:val="28"/>
          <w:lang w:val="en-US"/>
        </w:rPr>
        <w:t>World Population Prospects (2024 Revision) - United Nation population estimates and projection.</w:t>
      </w:r>
    </w:p>
    <w:p w14:paraId="499F3397" w14:textId="77777777" w:rsidR="000C082D" w:rsidRPr="009B63AE" w:rsidRDefault="000C082D" w:rsidP="001F2F38">
      <w:pPr>
        <w:pStyle w:val="ListParagraph"/>
        <w:numPr>
          <w:ilvl w:val="0"/>
          <w:numId w:val="8"/>
        </w:numPr>
        <w:rPr>
          <w:i/>
          <w:sz w:val="28"/>
          <w:szCs w:val="28"/>
          <w:lang w:val="en-US"/>
        </w:rPr>
      </w:pPr>
      <w:r w:rsidRPr="009B63AE">
        <w:rPr>
          <w:i/>
          <w:sz w:val="28"/>
          <w:szCs w:val="28"/>
          <w:lang w:val="en-US"/>
        </w:rPr>
        <w:t>World Health Organization. (2023). WHO consolidated guidelines on tuberculosis. World Health Organization.</w:t>
      </w:r>
    </w:p>
    <w:p w14:paraId="7B8AFD45" w14:textId="77777777" w:rsidR="001F2F38" w:rsidRPr="009B63AE" w:rsidRDefault="001F2F38" w:rsidP="001F2F38">
      <w:pPr>
        <w:pStyle w:val="ListParagraph"/>
        <w:numPr>
          <w:ilvl w:val="0"/>
          <w:numId w:val="8"/>
        </w:numPr>
        <w:rPr>
          <w:i/>
          <w:sz w:val="28"/>
          <w:szCs w:val="28"/>
          <w:lang w:val="en-US"/>
        </w:rPr>
      </w:pPr>
      <w:r w:rsidRPr="009B63AE">
        <w:rPr>
          <w:i/>
          <w:sz w:val="28"/>
          <w:szCs w:val="28"/>
          <w:lang w:val="en-US"/>
        </w:rPr>
        <w:t>Sharma, G. (2017). Pros and cons of different sampling techniques. International Journal of Applied Research, 3(8),       492-496.</w:t>
      </w:r>
    </w:p>
    <w:p w14:paraId="1E2342F8" w14:textId="77777777" w:rsidR="001F2F38" w:rsidRPr="001F2F38" w:rsidRDefault="001F2F38" w:rsidP="001F2F38">
      <w:pPr>
        <w:ind w:left="1080"/>
        <w:rPr>
          <w:sz w:val="28"/>
          <w:szCs w:val="28"/>
          <w:lang w:val="en-US"/>
        </w:rPr>
      </w:pPr>
    </w:p>
    <w:p w14:paraId="49CCE428" w14:textId="77777777" w:rsidR="00A956FD" w:rsidRDefault="00A956FD" w:rsidP="004C6301">
      <w:pPr>
        <w:pStyle w:val="ListParagraph"/>
        <w:rPr>
          <w:b/>
          <w:sz w:val="28"/>
          <w:szCs w:val="28"/>
          <w:lang w:val="en-US"/>
        </w:rPr>
      </w:pPr>
    </w:p>
    <w:p w14:paraId="5459B7FC" w14:textId="77777777" w:rsidR="00A956FD" w:rsidRPr="00A956FD" w:rsidRDefault="00A956FD" w:rsidP="00A956FD">
      <w:pPr>
        <w:rPr>
          <w:sz w:val="28"/>
          <w:szCs w:val="28"/>
          <w:lang w:val="en-US"/>
        </w:rPr>
      </w:pPr>
    </w:p>
    <w:p w14:paraId="10F41624" w14:textId="77777777" w:rsidR="009D6DDF" w:rsidRPr="00A956FD" w:rsidRDefault="009D6DDF" w:rsidP="009D6DDF">
      <w:pPr>
        <w:pStyle w:val="NormalWeb"/>
        <w:rPr>
          <w:lang w:val="en-US"/>
        </w:rPr>
      </w:pPr>
    </w:p>
    <w:p w14:paraId="7F022383" w14:textId="77777777" w:rsidR="009D6DDF" w:rsidRPr="000C082D" w:rsidRDefault="009D6DDF" w:rsidP="000C082D">
      <w:pPr>
        <w:rPr>
          <w:sz w:val="28"/>
          <w:szCs w:val="28"/>
          <w:lang w:val="en-US"/>
        </w:rPr>
      </w:pPr>
    </w:p>
    <w:p w14:paraId="101960E3" w14:textId="77777777" w:rsidR="009577E8" w:rsidRPr="009D6DDF" w:rsidRDefault="009577E8" w:rsidP="009D6DDF">
      <w:pPr>
        <w:rPr>
          <w:sz w:val="28"/>
          <w:szCs w:val="28"/>
          <w:lang w:val="en-US"/>
        </w:rPr>
      </w:pPr>
    </w:p>
    <w:p w14:paraId="38A6A787" w14:textId="77777777" w:rsidR="004C6301" w:rsidRPr="00616048" w:rsidRDefault="004C6301" w:rsidP="00616048">
      <w:pPr>
        <w:pStyle w:val="NormalWeb"/>
        <w:rPr>
          <w:lang w:val="en-US"/>
        </w:rPr>
      </w:pPr>
    </w:p>
    <w:p w14:paraId="6C75AF52" w14:textId="77777777" w:rsidR="009577E8" w:rsidRPr="004C6301" w:rsidRDefault="009577E8" w:rsidP="004C6301">
      <w:pPr>
        <w:pStyle w:val="NormalWeb"/>
        <w:rPr>
          <w:lang w:val="en-US"/>
        </w:rPr>
      </w:pPr>
    </w:p>
    <w:p w14:paraId="79D3CF5A" w14:textId="77777777" w:rsidR="009577E8" w:rsidRPr="009577E8" w:rsidRDefault="009577E8" w:rsidP="009577E8">
      <w:pPr>
        <w:pStyle w:val="ListParagraph"/>
        <w:rPr>
          <w:sz w:val="28"/>
          <w:szCs w:val="28"/>
          <w:lang w:val="en-US"/>
        </w:rPr>
      </w:pPr>
    </w:p>
    <w:p w14:paraId="4DC6A58F" w14:textId="77777777" w:rsidR="00080BAB" w:rsidRPr="00080BAB" w:rsidRDefault="00080BAB" w:rsidP="00E4621E">
      <w:pPr>
        <w:pStyle w:val="ListParagraph"/>
        <w:rPr>
          <w:b/>
          <w:sz w:val="28"/>
          <w:szCs w:val="28"/>
          <w:lang w:val="en-US"/>
        </w:rPr>
      </w:pPr>
    </w:p>
    <w:sectPr w:rsidR="00080BAB" w:rsidRPr="0008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Zenabu Suboi" w:date="2025-04-26T23:48:00Z" w:initials="ZS">
    <w:p w14:paraId="0B2C6C2F" w14:textId="77777777" w:rsidR="00AA037E" w:rsidRDefault="00AA037E">
      <w:pPr>
        <w:pStyle w:val="CommentText"/>
        <w:rPr>
          <w:lang w:val="en-US"/>
        </w:rPr>
      </w:pPr>
      <w:bookmarkStart w:id="1" w:name="_GoBack"/>
      <w:bookmarkEnd w:id="1"/>
      <w:r>
        <w:rPr>
          <w:rStyle w:val="CommentReference"/>
        </w:rPr>
        <w:annotationRef/>
      </w:r>
      <w:r w:rsidRPr="00AA037E">
        <w:rPr>
          <w:lang w:val="en-US"/>
        </w:rPr>
        <w:t xml:space="preserve">The titles are </w:t>
      </w:r>
      <w:proofErr w:type="spellStart"/>
      <w:r w:rsidRPr="00AA037E">
        <w:rPr>
          <w:lang w:val="en-US"/>
        </w:rPr>
        <w:t>self explanatory</w:t>
      </w:r>
      <w:proofErr w:type="spellEnd"/>
      <w:r w:rsidRPr="00AA037E">
        <w:rPr>
          <w:lang w:val="en-US"/>
        </w:rPr>
        <w:t xml:space="preserve"> but I </w:t>
      </w:r>
      <w:proofErr w:type="spellStart"/>
      <w:r w:rsidRPr="00AA037E">
        <w:rPr>
          <w:lang w:val="en-US"/>
        </w:rPr>
        <w:t>thing</w:t>
      </w:r>
      <w:proofErr w:type="spellEnd"/>
      <w:r w:rsidRPr="00AA037E">
        <w:rPr>
          <w:lang w:val="en-US"/>
        </w:rPr>
        <w:t xml:space="preserve"> it can further state </w:t>
      </w:r>
      <w:r>
        <w:rPr>
          <w:lang w:val="en-US"/>
        </w:rPr>
        <w:t>how</w:t>
      </w:r>
      <w:r w:rsidRPr="00AA037E">
        <w:rPr>
          <w:lang w:val="en-US"/>
        </w:rPr>
        <w:t xml:space="preserve"> </w:t>
      </w:r>
      <w:r>
        <w:rPr>
          <w:lang w:val="en-US"/>
        </w:rPr>
        <w:t>you intend to obtain the prevalence.</w:t>
      </w:r>
    </w:p>
    <w:p w14:paraId="423F08A3" w14:textId="77777777" w:rsidR="00AA037E" w:rsidRDefault="00AA037E">
      <w:pPr>
        <w:pStyle w:val="CommentText"/>
        <w:rPr>
          <w:lang w:val="en-US"/>
        </w:rPr>
      </w:pPr>
    </w:p>
    <w:p w14:paraId="073B2C96" w14:textId="77777777" w:rsidR="00AA037E" w:rsidRDefault="00AA037E">
      <w:pPr>
        <w:pStyle w:val="CommentText"/>
        <w:rPr>
          <w:lang w:val="en-US"/>
        </w:rPr>
      </w:pPr>
      <w:proofErr w:type="spellStart"/>
      <w:proofErr w:type="gramStart"/>
      <w:r>
        <w:rPr>
          <w:lang w:val="en-US"/>
        </w:rPr>
        <w:t>ie</w:t>
      </w:r>
      <w:proofErr w:type="spellEnd"/>
      <w:proofErr w:type="gramEnd"/>
      <w:r>
        <w:rPr>
          <w:lang w:val="en-US"/>
        </w:rPr>
        <w:t>. Using the gerund form for one of them could make things clearer</w:t>
      </w:r>
    </w:p>
    <w:p w14:paraId="042A2208" w14:textId="77777777" w:rsidR="00AA037E" w:rsidRDefault="00AA037E">
      <w:pPr>
        <w:pStyle w:val="CommentText"/>
        <w:rPr>
          <w:lang w:val="en-US"/>
        </w:rPr>
      </w:pPr>
    </w:p>
    <w:p w14:paraId="5F682E79" w14:textId="77777777" w:rsidR="00AA037E" w:rsidRDefault="00AA037E">
      <w:pPr>
        <w:pStyle w:val="CommentText"/>
        <w:rPr>
          <w:lang w:val="en-US"/>
        </w:rPr>
      </w:pP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. Determining the prevalence of </w:t>
      </w:r>
      <w:proofErr w:type="gramStart"/>
      <w:r>
        <w:rPr>
          <w:lang w:val="en-US"/>
        </w:rPr>
        <w:t>…</w:t>
      </w:r>
      <w:r w:rsidR="00DF2B09">
        <w:rPr>
          <w:lang w:val="en-US"/>
        </w:rPr>
        <w:t>..</w:t>
      </w:r>
      <w:proofErr w:type="gramEnd"/>
    </w:p>
    <w:p w14:paraId="3ACBC02F" w14:textId="77777777" w:rsidR="00AA037E" w:rsidRDefault="00AA037E">
      <w:pPr>
        <w:pStyle w:val="CommentText"/>
        <w:rPr>
          <w:lang w:val="en-US"/>
        </w:rPr>
      </w:pPr>
      <w:r>
        <w:rPr>
          <w:lang w:val="en-US"/>
        </w:rPr>
        <w:t xml:space="preserve">Or </w:t>
      </w:r>
    </w:p>
    <w:p w14:paraId="359897F4" w14:textId="5EB56400" w:rsidR="00AA037E" w:rsidRDefault="00AA037E">
      <w:pPr>
        <w:pStyle w:val="CommentText"/>
        <w:rPr>
          <w:lang w:val="en-US"/>
        </w:rPr>
      </w:pPr>
      <w:r>
        <w:rPr>
          <w:lang w:val="en-US"/>
        </w:rPr>
        <w:t>Estimating the prevalence of ….</w:t>
      </w:r>
    </w:p>
    <w:p w14:paraId="6FCA455D" w14:textId="3DD3FA2B" w:rsidR="003812E7" w:rsidRDefault="003812E7">
      <w:pPr>
        <w:pStyle w:val="CommentText"/>
        <w:rPr>
          <w:lang w:val="en-US"/>
        </w:rPr>
      </w:pPr>
    </w:p>
    <w:p w14:paraId="0831275B" w14:textId="48F847AC" w:rsidR="003812E7" w:rsidRPr="00AA037E" w:rsidRDefault="003812E7">
      <w:pPr>
        <w:pStyle w:val="CommentText"/>
        <w:rPr>
          <w:lang w:val="en-US"/>
        </w:rPr>
      </w:pPr>
      <w:r>
        <w:rPr>
          <w:lang w:val="en-US"/>
        </w:rPr>
        <w:t>You could also try the colon format</w:t>
      </w:r>
    </w:p>
  </w:comment>
  <w:comment w:id="2" w:author="Zenabu Suboi" w:date="2025-04-27T22:08:00Z" w:initials="ZS">
    <w:p w14:paraId="01AFC038" w14:textId="57F92B2A" w:rsidR="00967005" w:rsidRPr="00967005" w:rsidRDefault="00967005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967005">
        <w:rPr>
          <w:lang w:val="en-US"/>
        </w:rPr>
        <w:t>Kindly remember to state which one you prefer</w:t>
      </w:r>
    </w:p>
  </w:comment>
  <w:comment w:id="3" w:author="Zenabu Suboi" w:date="2025-04-27T00:08:00Z" w:initials="ZS">
    <w:p w14:paraId="3A0A2D0E" w14:textId="77777777" w:rsidR="00672215" w:rsidRDefault="00672215">
      <w:pPr>
        <w:pStyle w:val="CommentText"/>
        <w:rPr>
          <w:lang w:val="en-US"/>
        </w:rPr>
      </w:pPr>
      <w:r>
        <w:rPr>
          <w:rStyle w:val="CommentReference"/>
        </w:rPr>
        <w:annotationRef/>
      </w:r>
      <w:r w:rsidRPr="00672215">
        <w:rPr>
          <w:lang w:val="en-US"/>
        </w:rPr>
        <w:t>You did not mention any statistical analysis you would likely perform in additi</w:t>
      </w:r>
      <w:r>
        <w:rPr>
          <w:lang w:val="en-US"/>
        </w:rPr>
        <w:t xml:space="preserve">on to the </w:t>
      </w:r>
      <w:proofErr w:type="spellStart"/>
      <w:r>
        <w:rPr>
          <w:lang w:val="en-US"/>
        </w:rPr>
        <w:t>descriptives</w:t>
      </w:r>
      <w:proofErr w:type="spellEnd"/>
      <w:r>
        <w:rPr>
          <w:lang w:val="en-US"/>
        </w:rPr>
        <w:t>.</w:t>
      </w:r>
    </w:p>
    <w:p w14:paraId="336F3B84" w14:textId="77777777" w:rsidR="00672215" w:rsidRPr="00672215" w:rsidRDefault="00672215">
      <w:pPr>
        <w:pStyle w:val="CommentText"/>
        <w:rPr>
          <w:lang w:val="en-US"/>
        </w:rPr>
      </w:pPr>
      <w:r>
        <w:rPr>
          <w:lang w:val="en-US"/>
        </w:rPr>
        <w:t>Is there any?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831275B" w15:done="0"/>
  <w15:commentEx w15:paraId="01AFC038" w15:done="0"/>
  <w15:commentEx w15:paraId="336F3B8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F4835"/>
    <w:multiLevelType w:val="multilevel"/>
    <w:tmpl w:val="C242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5787"/>
    <w:multiLevelType w:val="multilevel"/>
    <w:tmpl w:val="244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6137A"/>
    <w:multiLevelType w:val="hybridMultilevel"/>
    <w:tmpl w:val="32CE75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51972"/>
    <w:multiLevelType w:val="hybridMultilevel"/>
    <w:tmpl w:val="22F2E240"/>
    <w:lvl w:ilvl="0" w:tplc="564C33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58F35DB"/>
    <w:multiLevelType w:val="multilevel"/>
    <w:tmpl w:val="8D3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711E7"/>
    <w:multiLevelType w:val="multilevel"/>
    <w:tmpl w:val="ECD2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B63E8"/>
    <w:multiLevelType w:val="hybridMultilevel"/>
    <w:tmpl w:val="2D1E3EE2"/>
    <w:lvl w:ilvl="0" w:tplc="CFB014D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2D26FB"/>
    <w:multiLevelType w:val="hybridMultilevel"/>
    <w:tmpl w:val="332A5154"/>
    <w:lvl w:ilvl="0" w:tplc="4A70FD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7"/>
  </w:num>
  <w:num w:numId="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Zenabu Suboi">
    <w15:presenceInfo w15:providerId="None" w15:userId="Zenabu Subo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524"/>
    <w:rsid w:val="00080BAB"/>
    <w:rsid w:val="000C082D"/>
    <w:rsid w:val="001F2F38"/>
    <w:rsid w:val="0022209A"/>
    <w:rsid w:val="002B7B8F"/>
    <w:rsid w:val="003812E7"/>
    <w:rsid w:val="003E6C42"/>
    <w:rsid w:val="00462E3E"/>
    <w:rsid w:val="00470929"/>
    <w:rsid w:val="004C6301"/>
    <w:rsid w:val="00554594"/>
    <w:rsid w:val="00616048"/>
    <w:rsid w:val="00631949"/>
    <w:rsid w:val="00671586"/>
    <w:rsid w:val="00672215"/>
    <w:rsid w:val="00742152"/>
    <w:rsid w:val="007F5524"/>
    <w:rsid w:val="009577E8"/>
    <w:rsid w:val="00967005"/>
    <w:rsid w:val="00976D39"/>
    <w:rsid w:val="009B63AE"/>
    <w:rsid w:val="009D6DDF"/>
    <w:rsid w:val="00A956FD"/>
    <w:rsid w:val="00AA037E"/>
    <w:rsid w:val="00DF2B09"/>
    <w:rsid w:val="00E4621E"/>
    <w:rsid w:val="00F7169A"/>
    <w:rsid w:val="00F809B0"/>
    <w:rsid w:val="00FF6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8B942D3"/>
  <w15:chartTrackingRefBased/>
  <w15:docId w15:val="{CBF5AE56-7654-48F6-9E12-62308540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5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0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selected">
    <w:name w:val="selected"/>
    <w:basedOn w:val="DefaultParagraphFont"/>
    <w:rsid w:val="00080BAB"/>
  </w:style>
  <w:style w:type="character" w:styleId="CommentReference">
    <w:name w:val="annotation reference"/>
    <w:basedOn w:val="DefaultParagraphFont"/>
    <w:uiPriority w:val="99"/>
    <w:semiHidden/>
    <w:unhideWhenUsed/>
    <w:rsid w:val="00AA03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03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03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03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037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3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3534</Characters>
  <Application>Microsoft Office Word</Application>
  <DocSecurity>0</DocSecurity>
  <Lines>107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Musibau Alabi</dc:creator>
  <cp:keywords/>
  <dc:description/>
  <cp:lastModifiedBy>Zenabu Suboi</cp:lastModifiedBy>
  <cp:revision>6</cp:revision>
  <dcterms:created xsi:type="dcterms:W3CDTF">2025-04-20T08:20:00Z</dcterms:created>
  <dcterms:modified xsi:type="dcterms:W3CDTF">2025-04-27T20:46:00Z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0dd6185c3ee604d67a9e842319165b6c6919d1c87d3c4d820d8179dff679b9c4</vt:lpwstr>
  </property>
</Properties>
</file>