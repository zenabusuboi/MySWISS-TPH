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30A26C" w14:textId="77777777" w:rsidR="00E568A6" w:rsidRPr="00E568A6" w:rsidRDefault="00E568A6" w:rsidP="00E568A6">
      <w:pPr>
        <w:spacing w:line="360" w:lineRule="auto"/>
        <w:jc w:val="center"/>
        <w:rPr>
          <w:rFonts w:ascii="Times New Roman" w:eastAsia="Times New Roman" w:hAnsi="Times New Roman" w:cs="Times New Roman"/>
          <w:b/>
          <w:color w:val="000000" w:themeColor="text1"/>
          <w:sz w:val="24"/>
          <w:szCs w:val="24"/>
          <w:lang w:val="en-US" w:eastAsia="de-CH"/>
        </w:rPr>
      </w:pPr>
      <w:r w:rsidRPr="00E568A6">
        <w:rPr>
          <w:rFonts w:ascii="Times New Roman" w:eastAsia="Times New Roman" w:hAnsi="Times New Roman" w:cs="Times New Roman"/>
          <w:b/>
          <w:color w:val="000000" w:themeColor="text1"/>
          <w:sz w:val="24"/>
          <w:szCs w:val="24"/>
          <w:lang w:val="en-US" w:eastAsia="de-CH"/>
        </w:rPr>
        <w:t>Assignment 3: Paraphrasing (Reviewed assignment)</w:t>
      </w:r>
    </w:p>
    <w:p w14:paraId="2FD3E6AC" w14:textId="77777777" w:rsidR="00E568A6" w:rsidRDefault="00E568A6" w:rsidP="00E568A6">
      <w:pPr>
        <w:pStyle w:val="ListParagraph"/>
        <w:spacing w:line="360" w:lineRule="auto"/>
        <w:jc w:val="center"/>
        <w:rPr>
          <w:rFonts w:ascii="Times New Roman" w:eastAsia="Times New Roman" w:hAnsi="Times New Roman" w:cs="Times New Roman"/>
          <w:b/>
          <w:color w:val="000000" w:themeColor="text1"/>
          <w:sz w:val="24"/>
          <w:szCs w:val="24"/>
          <w:lang w:eastAsia="de-CH"/>
        </w:rPr>
      </w:pPr>
      <w:r>
        <w:rPr>
          <w:rFonts w:ascii="Times New Roman" w:eastAsia="Times New Roman" w:hAnsi="Times New Roman" w:cs="Times New Roman"/>
          <w:b/>
          <w:color w:val="000000" w:themeColor="text1"/>
          <w:sz w:val="24"/>
          <w:szCs w:val="24"/>
          <w:lang w:eastAsia="de-CH"/>
        </w:rPr>
        <w:t>Submitted by: Ndeniria Swai</w:t>
      </w:r>
    </w:p>
    <w:p w14:paraId="6F451B5D" w14:textId="77777777" w:rsidR="00E568A6" w:rsidRPr="00E568A6" w:rsidRDefault="005614E2" w:rsidP="00E568A6">
      <w:pPr>
        <w:spacing w:line="360" w:lineRule="auto"/>
        <w:rPr>
          <w:rFonts w:ascii="Times New Roman" w:eastAsia="Times New Roman" w:hAnsi="Times New Roman" w:cs="Times New Roman"/>
          <w:b/>
          <w:color w:val="000000" w:themeColor="text1"/>
          <w:sz w:val="24"/>
          <w:szCs w:val="24"/>
          <w:lang w:eastAsia="de-CH"/>
        </w:rPr>
      </w:pPr>
      <w:r>
        <w:rPr>
          <w:b/>
        </w:rPr>
        <w:t>Part 1: Reviewed A</w:t>
      </w:r>
      <w:r w:rsidR="00E568A6" w:rsidRPr="00E568A6">
        <w:rPr>
          <w:b/>
        </w:rPr>
        <w:t>ssignment</w:t>
      </w:r>
    </w:p>
    <w:p w14:paraId="4937B88B" w14:textId="77777777" w:rsidR="00E568A6" w:rsidRPr="00E568A6" w:rsidRDefault="00E568A6" w:rsidP="00E568A6">
      <w:pPr>
        <w:pStyle w:val="Default"/>
        <w:spacing w:line="360" w:lineRule="auto"/>
        <w:jc w:val="both"/>
        <w:rPr>
          <w:b/>
          <w:lang w:val="en-US"/>
        </w:rPr>
      </w:pPr>
      <w:r>
        <w:rPr>
          <w:rFonts w:ascii="Times New Roman" w:hAnsi="Times New Roman" w:cs="Times New Roman"/>
          <w:b/>
          <w:bCs/>
          <w:lang w:val="en-US"/>
        </w:rPr>
        <w:t xml:space="preserve">The assignment entail me to </w:t>
      </w:r>
      <w:r w:rsidRPr="005A4B3C">
        <w:rPr>
          <w:rFonts w:ascii="Times New Roman" w:hAnsi="Times New Roman" w:cs="Times New Roman"/>
          <w:b/>
          <w:bCs/>
          <w:lang w:val="en-US"/>
        </w:rPr>
        <w:t xml:space="preserve">Paraphrase </w:t>
      </w:r>
      <w:r w:rsidRPr="00E568A6">
        <w:rPr>
          <w:b/>
          <w:lang w:val="en-US"/>
        </w:rPr>
        <w:t xml:space="preserve">3 of the </w:t>
      </w:r>
      <w:proofErr w:type="gramStart"/>
      <w:r w:rsidRPr="00E568A6">
        <w:rPr>
          <w:b/>
          <w:lang w:val="en-US"/>
        </w:rPr>
        <w:t>6</w:t>
      </w:r>
      <w:proofErr w:type="gramEnd"/>
      <w:r w:rsidRPr="00E568A6">
        <w:rPr>
          <w:b/>
          <w:lang w:val="en-US"/>
        </w:rPr>
        <w:t xml:space="preserve"> paragraphs from epidemiological journal articles </w:t>
      </w:r>
    </w:p>
    <w:p w14:paraId="79AF8CC7" w14:textId="77777777" w:rsidR="004E5AF2" w:rsidRDefault="004E5AF2">
      <w:pPr>
        <w:rPr>
          <w:lang w:val="en-US"/>
        </w:rPr>
      </w:pPr>
    </w:p>
    <w:p w14:paraId="5EB897CA" w14:textId="77777777" w:rsidR="0031308D" w:rsidRDefault="0031308D">
      <w:pPr>
        <w:rPr>
          <w:lang w:val="en-US"/>
        </w:rPr>
      </w:pPr>
      <w:r w:rsidRPr="0031308D">
        <w:rPr>
          <w:lang w:val="en-US"/>
        </w:rPr>
        <w:t xml:space="preserve">Paragraph 4: </w:t>
      </w:r>
    </w:p>
    <w:p w14:paraId="6AA416FE" w14:textId="77777777" w:rsidR="0031308D" w:rsidRDefault="0031308D">
      <w:pPr>
        <w:rPr>
          <w:lang w:val="en-US"/>
        </w:rPr>
      </w:pPr>
      <w:r w:rsidRPr="0031308D">
        <w:rPr>
          <w:lang w:val="en-US"/>
        </w:rPr>
        <w:t xml:space="preserve">One quarter of the world’s population </w:t>
      </w:r>
      <w:proofErr w:type="gramStart"/>
      <w:r w:rsidRPr="0031308D">
        <w:rPr>
          <w:lang w:val="en-US"/>
        </w:rPr>
        <w:t>is estimated to be infected</w:t>
      </w:r>
      <w:proofErr w:type="gramEnd"/>
      <w:r w:rsidRPr="0031308D">
        <w:rPr>
          <w:lang w:val="en-US"/>
        </w:rPr>
        <w:t xml:space="preserve"> with Mycobacterium tuberculosis (</w:t>
      </w:r>
      <w:proofErr w:type="spellStart"/>
      <w:r w:rsidRPr="0031308D">
        <w:rPr>
          <w:lang w:val="en-US"/>
        </w:rPr>
        <w:t>Mtb</w:t>
      </w:r>
      <w:proofErr w:type="spellEnd"/>
      <w:r w:rsidRPr="0031308D">
        <w:rPr>
          <w:lang w:val="en-US"/>
        </w:rPr>
        <w:t xml:space="preserve">). Transmission of </w:t>
      </w:r>
      <w:proofErr w:type="spellStart"/>
      <w:r w:rsidRPr="0031308D">
        <w:rPr>
          <w:lang w:val="en-US"/>
        </w:rPr>
        <w:t>Mtb</w:t>
      </w:r>
      <w:proofErr w:type="spellEnd"/>
      <w:r w:rsidRPr="0031308D">
        <w:rPr>
          <w:lang w:val="en-US"/>
        </w:rPr>
        <w:t xml:space="preserve"> occurs when uninfected persons inhale infectious droplet nuclei from the infected. Droplet nuclei with diameters of 1e5 mm can remain suspended in air for many minutes to hours, thus making </w:t>
      </w:r>
      <w:proofErr w:type="spellStart"/>
      <w:r w:rsidRPr="0031308D">
        <w:rPr>
          <w:lang w:val="en-US"/>
        </w:rPr>
        <w:t>Mtb</w:t>
      </w:r>
      <w:proofErr w:type="spellEnd"/>
      <w:r w:rsidRPr="0031308D">
        <w:rPr>
          <w:lang w:val="en-US"/>
        </w:rPr>
        <w:t xml:space="preserve"> highly transmissible in overcrowded locations with poor ventilation. For this and other reasons, tuberculosis (TB) remains a major public health problem worldwide. One way to estimate the risk of TB transmission begins with measuring environmental levels of carbon dioxide (CO2) levels. CO2 levels combined with social contact data allow calculation of the volumes of rebreathed air in order to estimate the potential for airborne disease transmission</w:t>
      </w:r>
    </w:p>
    <w:p w14:paraId="3412FCB8" w14:textId="77777777" w:rsidR="00E568A6" w:rsidRDefault="00E568A6" w:rsidP="00E568A6">
      <w:pPr>
        <w:rPr>
          <w:rFonts w:ascii="Arial" w:hAnsi="Arial" w:cs="Arial"/>
          <w:lang w:val="en-US"/>
        </w:rPr>
      </w:pPr>
      <w:r w:rsidRPr="00C95A77">
        <w:rPr>
          <w:rFonts w:ascii="Arial" w:hAnsi="Arial" w:cs="Arial"/>
          <w:b/>
          <w:lang w:val="en-US"/>
        </w:rPr>
        <w:t>Paraphrase</w:t>
      </w:r>
      <w:r>
        <w:rPr>
          <w:rFonts w:ascii="Arial" w:hAnsi="Arial" w:cs="Arial"/>
          <w:b/>
          <w:lang w:val="en-US"/>
        </w:rPr>
        <w:t xml:space="preserve"> of paragraph 4</w:t>
      </w:r>
      <w:r>
        <w:rPr>
          <w:rFonts w:ascii="Arial" w:hAnsi="Arial" w:cs="Arial"/>
          <w:lang w:val="en-US"/>
        </w:rPr>
        <w:t>:</w:t>
      </w:r>
    </w:p>
    <w:p w14:paraId="5775EEA4" w14:textId="77777777" w:rsidR="00020B8F" w:rsidRDefault="004243B4">
      <w:pPr>
        <w:rPr>
          <w:lang w:val="en-US"/>
        </w:rPr>
      </w:pPr>
      <w:r w:rsidRPr="005614E2">
        <w:rPr>
          <w:highlight w:val="lightGray"/>
          <w:lang w:val="en-US"/>
        </w:rPr>
        <w:t>Mycobacterium Tuberculosis is among the key health challenge in the community with estimate of</w:t>
      </w:r>
      <w:r w:rsidR="00967DE2" w:rsidRPr="005614E2">
        <w:rPr>
          <w:highlight w:val="lightGray"/>
          <w:lang w:val="en-US"/>
        </w:rPr>
        <w:t xml:space="preserve"> 25% of people inf</w:t>
      </w:r>
      <w:r w:rsidR="00CB5F08" w:rsidRPr="005614E2">
        <w:rPr>
          <w:highlight w:val="lightGray"/>
          <w:lang w:val="en-US"/>
        </w:rPr>
        <w:t xml:space="preserve">ected worldwide. </w:t>
      </w:r>
      <w:r w:rsidR="00967DE2" w:rsidRPr="005614E2">
        <w:rPr>
          <w:highlight w:val="lightGray"/>
          <w:lang w:val="en-US"/>
        </w:rPr>
        <w:t>Tuberculosis (</w:t>
      </w:r>
      <w:r w:rsidR="00CB5F08" w:rsidRPr="005614E2">
        <w:rPr>
          <w:highlight w:val="lightGray"/>
          <w:lang w:val="en-US"/>
        </w:rPr>
        <w:t>TB</w:t>
      </w:r>
      <w:r w:rsidR="00967DE2" w:rsidRPr="005614E2">
        <w:rPr>
          <w:highlight w:val="lightGray"/>
          <w:lang w:val="en-US"/>
        </w:rPr>
        <w:t>)</w:t>
      </w:r>
      <w:r w:rsidR="00CB5F08" w:rsidRPr="005614E2">
        <w:rPr>
          <w:highlight w:val="lightGray"/>
          <w:lang w:val="en-US"/>
        </w:rPr>
        <w:t xml:space="preserve"> is </w:t>
      </w:r>
      <w:r w:rsidR="00967DE2" w:rsidRPr="005614E2">
        <w:rPr>
          <w:highlight w:val="lightGray"/>
          <w:lang w:val="en-US"/>
        </w:rPr>
        <w:t>transmitted</w:t>
      </w:r>
      <w:r w:rsidRPr="005614E2">
        <w:rPr>
          <w:highlight w:val="lightGray"/>
          <w:lang w:val="en-US"/>
        </w:rPr>
        <w:t xml:space="preserve"> through </w:t>
      </w:r>
      <w:r w:rsidR="00967DE2" w:rsidRPr="005614E2">
        <w:rPr>
          <w:highlight w:val="lightGray"/>
          <w:lang w:val="en-US"/>
        </w:rPr>
        <w:t>inhaling infected</w:t>
      </w:r>
      <w:r w:rsidR="00CB5F08" w:rsidRPr="005614E2">
        <w:rPr>
          <w:highlight w:val="lightGray"/>
          <w:lang w:val="en-US"/>
        </w:rPr>
        <w:t xml:space="preserve"> </w:t>
      </w:r>
      <w:r w:rsidR="00020B8F" w:rsidRPr="005614E2">
        <w:rPr>
          <w:highlight w:val="lightGray"/>
          <w:lang w:val="en-US"/>
        </w:rPr>
        <w:t>droplets that</w:t>
      </w:r>
      <w:r w:rsidR="00C4362F" w:rsidRPr="005614E2">
        <w:rPr>
          <w:highlight w:val="lightGray"/>
          <w:lang w:val="en-US"/>
        </w:rPr>
        <w:t xml:space="preserve"> goes to </w:t>
      </w:r>
      <w:r w:rsidRPr="005614E2">
        <w:rPr>
          <w:highlight w:val="lightGray"/>
          <w:lang w:val="en-US"/>
        </w:rPr>
        <w:t xml:space="preserve">the lungs. The infection is more prone in a congested </w:t>
      </w:r>
      <w:r w:rsidR="004E5AF2" w:rsidRPr="005614E2">
        <w:rPr>
          <w:highlight w:val="lightGray"/>
          <w:lang w:val="en-US"/>
        </w:rPr>
        <w:t xml:space="preserve">environment </w:t>
      </w:r>
      <w:r w:rsidRPr="005614E2">
        <w:rPr>
          <w:highlight w:val="lightGray"/>
          <w:lang w:val="en-US"/>
        </w:rPr>
        <w:t xml:space="preserve">with poor </w:t>
      </w:r>
      <w:r w:rsidR="00C4362F" w:rsidRPr="005614E2">
        <w:rPr>
          <w:highlight w:val="lightGray"/>
          <w:lang w:val="en-US"/>
        </w:rPr>
        <w:t xml:space="preserve">airways. </w:t>
      </w:r>
      <w:commentRangeStart w:id="0"/>
      <w:r w:rsidR="00C4362F" w:rsidRPr="005614E2">
        <w:rPr>
          <w:highlight w:val="lightGray"/>
          <w:lang w:val="en-US"/>
        </w:rPr>
        <w:t>Diagnosis</w:t>
      </w:r>
      <w:commentRangeEnd w:id="0"/>
      <w:r w:rsidR="006E6E2D">
        <w:rPr>
          <w:rStyle w:val="CommentReference"/>
        </w:rPr>
        <w:commentReference w:id="0"/>
      </w:r>
      <w:r w:rsidR="00C4362F" w:rsidRPr="005614E2">
        <w:rPr>
          <w:highlight w:val="lightGray"/>
          <w:lang w:val="en-US"/>
        </w:rPr>
        <w:t xml:space="preserve"> of infected air</w:t>
      </w:r>
      <w:r w:rsidR="00020B8F" w:rsidRPr="005614E2">
        <w:rPr>
          <w:highlight w:val="lightGray"/>
          <w:lang w:val="en-US"/>
        </w:rPr>
        <w:t xml:space="preserve"> and disease transmission </w:t>
      </w:r>
      <w:proofErr w:type="gramStart"/>
      <w:r w:rsidR="00C4362F" w:rsidRPr="005614E2">
        <w:rPr>
          <w:highlight w:val="lightGray"/>
          <w:lang w:val="en-US"/>
        </w:rPr>
        <w:t>is done</w:t>
      </w:r>
      <w:proofErr w:type="gramEnd"/>
      <w:r w:rsidR="00C4362F" w:rsidRPr="005614E2">
        <w:rPr>
          <w:highlight w:val="lightGray"/>
          <w:lang w:val="en-US"/>
        </w:rPr>
        <w:t xml:space="preserve"> by</w:t>
      </w:r>
      <w:r w:rsidR="00020B8F" w:rsidRPr="005614E2">
        <w:rPr>
          <w:highlight w:val="lightGray"/>
          <w:lang w:val="en-US"/>
        </w:rPr>
        <w:t xml:space="preserve"> measuring CO2 intensities with history of presence of infected candidates in the responsible community.</w:t>
      </w:r>
    </w:p>
    <w:p w14:paraId="6250F493" w14:textId="77777777" w:rsidR="004E5AF2" w:rsidRDefault="004E5AF2">
      <w:pPr>
        <w:rPr>
          <w:lang w:val="en-US"/>
        </w:rPr>
      </w:pPr>
    </w:p>
    <w:p w14:paraId="56C393ED" w14:textId="77777777" w:rsidR="0031308D" w:rsidRDefault="0031308D">
      <w:pPr>
        <w:rPr>
          <w:lang w:val="en-US"/>
        </w:rPr>
      </w:pPr>
      <w:r w:rsidRPr="0031308D">
        <w:rPr>
          <w:lang w:val="en-US"/>
        </w:rPr>
        <w:t xml:space="preserve">Paragraph 5: </w:t>
      </w:r>
    </w:p>
    <w:p w14:paraId="280ED3D9" w14:textId="77777777" w:rsidR="0031308D" w:rsidRDefault="0031308D">
      <w:pPr>
        <w:rPr>
          <w:lang w:val="en-US"/>
        </w:rPr>
      </w:pPr>
      <w:r w:rsidRPr="0031308D">
        <w:rPr>
          <w:lang w:val="en-US"/>
        </w:rPr>
        <w:t xml:space="preserve">Zinc deficiency may be widespread among children in developing countries, along with high rates of serious infectious diseases such as </w:t>
      </w:r>
      <w:proofErr w:type="spellStart"/>
      <w:r w:rsidRPr="0031308D">
        <w:rPr>
          <w:lang w:val="en-US"/>
        </w:rPr>
        <w:t>diarrhoea</w:t>
      </w:r>
      <w:proofErr w:type="spellEnd"/>
      <w:r w:rsidRPr="0031308D">
        <w:rPr>
          <w:lang w:val="en-US"/>
        </w:rPr>
        <w:t xml:space="preserve">, pneumonia, and malaria. </w:t>
      </w:r>
      <w:r w:rsidRPr="0094429C">
        <w:rPr>
          <w:lang w:val="en-US"/>
        </w:rPr>
        <w:t xml:space="preserve">Because zinc deficiency has been associated with </w:t>
      </w:r>
      <w:proofErr w:type="spellStart"/>
      <w:r w:rsidRPr="0094429C">
        <w:rPr>
          <w:lang w:val="en-US"/>
        </w:rPr>
        <w:t>diarrhoea</w:t>
      </w:r>
      <w:proofErr w:type="spellEnd"/>
      <w:r w:rsidRPr="0094429C">
        <w:rPr>
          <w:lang w:val="en-US"/>
        </w:rPr>
        <w:t xml:space="preserve"> and impaired immunity, recent studies have evaluated possible therapeutic or preventive roles for supplemental zinc. These studies were conducted in a variety of settings in children who were not known to be zinc deficient, but who had</w:t>
      </w:r>
      <w:r w:rsidRPr="0031308D">
        <w:rPr>
          <w:lang w:val="en-US"/>
        </w:rPr>
        <w:t xml:space="preserve"> degrees of undernutrition typically found in developing countries. A review of these studies provides preliminary evidence that zinc deficiency </w:t>
      </w:r>
      <w:proofErr w:type="gramStart"/>
      <w:r w:rsidRPr="0031308D">
        <w:rPr>
          <w:lang w:val="en-US"/>
        </w:rPr>
        <w:t>is related</w:t>
      </w:r>
      <w:proofErr w:type="gramEnd"/>
      <w:r w:rsidRPr="0031308D">
        <w:rPr>
          <w:lang w:val="en-US"/>
        </w:rPr>
        <w:t xml:space="preserve"> to the incidence or outcome of serious childhood infectious diseases, and that zinc can have therapeutic or preventive benefits</w:t>
      </w:r>
    </w:p>
    <w:p w14:paraId="5BE2031F" w14:textId="77777777" w:rsidR="00DB7900" w:rsidRDefault="00DB7900">
      <w:pPr>
        <w:rPr>
          <w:lang w:val="en-US"/>
        </w:rPr>
      </w:pPr>
      <w:r w:rsidRPr="00C95A77">
        <w:rPr>
          <w:rFonts w:ascii="Arial" w:hAnsi="Arial" w:cs="Arial"/>
          <w:b/>
          <w:lang w:val="en-US"/>
        </w:rPr>
        <w:t>Paraphrase</w:t>
      </w:r>
      <w:r>
        <w:rPr>
          <w:rFonts w:ascii="Arial" w:hAnsi="Arial" w:cs="Arial"/>
          <w:b/>
          <w:lang w:val="en-US"/>
        </w:rPr>
        <w:t xml:space="preserve"> of paragraph 5</w:t>
      </w:r>
    </w:p>
    <w:p w14:paraId="089EAD8F" w14:textId="77777777" w:rsidR="00D7735D" w:rsidRDefault="00D7735D">
      <w:pPr>
        <w:rPr>
          <w:lang w:val="en-US"/>
        </w:rPr>
      </w:pPr>
      <w:commentRangeStart w:id="1"/>
      <w:r w:rsidRPr="005614E2">
        <w:rPr>
          <w:highlight w:val="lightGray"/>
          <w:lang w:val="en-US"/>
        </w:rPr>
        <w:t xml:space="preserve">Studies has documented </w:t>
      </w:r>
      <w:r w:rsidR="00BF1C2B" w:rsidRPr="005614E2">
        <w:rPr>
          <w:highlight w:val="lightGray"/>
          <w:lang w:val="en-US"/>
        </w:rPr>
        <w:t xml:space="preserve">that </w:t>
      </w:r>
      <w:r w:rsidRPr="005614E2">
        <w:rPr>
          <w:highlight w:val="lightGray"/>
          <w:lang w:val="en-US"/>
        </w:rPr>
        <w:t>zinc</w:t>
      </w:r>
      <w:r w:rsidR="00BF1C2B" w:rsidRPr="005614E2">
        <w:rPr>
          <w:highlight w:val="lightGray"/>
          <w:lang w:val="en-US"/>
        </w:rPr>
        <w:t xml:space="preserve"> deficiency can result to diarrhea </w:t>
      </w:r>
      <w:r w:rsidRPr="005614E2">
        <w:rPr>
          <w:highlight w:val="lightGray"/>
          <w:lang w:val="en-US"/>
        </w:rPr>
        <w:t xml:space="preserve"> </w:t>
      </w:r>
      <w:r w:rsidR="00BF1C2B" w:rsidRPr="005614E2">
        <w:rPr>
          <w:highlight w:val="lightGray"/>
          <w:lang w:val="en-US"/>
        </w:rPr>
        <w:t>and low immunity , thus zinc supplement</w:t>
      </w:r>
      <w:r w:rsidRPr="005614E2">
        <w:rPr>
          <w:highlight w:val="lightGray"/>
          <w:lang w:val="en-US"/>
        </w:rPr>
        <w:t xml:space="preserve"> play</w:t>
      </w:r>
      <w:r w:rsidR="00BF1C2B" w:rsidRPr="005614E2">
        <w:rPr>
          <w:highlight w:val="lightGray"/>
          <w:lang w:val="en-US"/>
        </w:rPr>
        <w:t>s</w:t>
      </w:r>
      <w:r w:rsidRPr="005614E2">
        <w:rPr>
          <w:highlight w:val="lightGray"/>
          <w:lang w:val="en-US"/>
        </w:rPr>
        <w:t xml:space="preserve"> role in </w:t>
      </w:r>
      <w:r w:rsidR="00BF1C2B" w:rsidRPr="005614E2">
        <w:rPr>
          <w:highlight w:val="lightGray"/>
          <w:lang w:val="en-US"/>
        </w:rPr>
        <w:t xml:space="preserve">the </w:t>
      </w:r>
      <w:r w:rsidRPr="005614E2">
        <w:rPr>
          <w:highlight w:val="lightGray"/>
          <w:lang w:val="en-US"/>
        </w:rPr>
        <w:t>prevention and treatment</w:t>
      </w:r>
      <w:r w:rsidR="00BF1C2B" w:rsidRPr="005614E2">
        <w:rPr>
          <w:highlight w:val="lightGray"/>
          <w:lang w:val="en-US"/>
        </w:rPr>
        <w:t xml:space="preserve"> of diarrhea in children</w:t>
      </w:r>
      <w:r w:rsidR="00DB7900" w:rsidRPr="005614E2">
        <w:rPr>
          <w:highlight w:val="lightGray"/>
          <w:lang w:val="en-US"/>
        </w:rPr>
        <w:t xml:space="preserve"> and rising immunity hence prevent them from infectious disease</w:t>
      </w:r>
      <w:commentRangeEnd w:id="1"/>
      <w:r w:rsidR="001F2AF9">
        <w:rPr>
          <w:rStyle w:val="CommentReference"/>
        </w:rPr>
        <w:commentReference w:id="1"/>
      </w:r>
      <w:r w:rsidR="00BF1C2B" w:rsidRPr="005614E2">
        <w:rPr>
          <w:highlight w:val="lightGray"/>
          <w:lang w:val="en-US"/>
        </w:rPr>
        <w:t xml:space="preserve">. </w:t>
      </w:r>
      <w:commentRangeStart w:id="2"/>
      <w:r w:rsidR="00BF1C2B" w:rsidRPr="005614E2">
        <w:rPr>
          <w:highlight w:val="lightGray"/>
          <w:lang w:val="en-US"/>
        </w:rPr>
        <w:t xml:space="preserve">Zinc deficiency </w:t>
      </w:r>
      <w:proofErr w:type="gramStart"/>
      <w:r w:rsidR="00BF1C2B" w:rsidRPr="005614E2">
        <w:rPr>
          <w:highlight w:val="lightGray"/>
          <w:lang w:val="en-US"/>
        </w:rPr>
        <w:t>is suspected</w:t>
      </w:r>
      <w:proofErr w:type="gramEnd"/>
      <w:r w:rsidR="00BF1C2B" w:rsidRPr="005614E2">
        <w:rPr>
          <w:highlight w:val="lightGray"/>
          <w:lang w:val="en-US"/>
        </w:rPr>
        <w:t xml:space="preserve"> to affect most children in developing countries </w:t>
      </w:r>
      <w:r w:rsidR="00DB7900" w:rsidRPr="005614E2">
        <w:rPr>
          <w:highlight w:val="lightGray"/>
          <w:lang w:val="en-US"/>
        </w:rPr>
        <w:t>resulting to high infection like diarrhea, pneumonia and Malaria.</w:t>
      </w:r>
      <w:commentRangeEnd w:id="2"/>
      <w:r w:rsidR="00D52A76">
        <w:rPr>
          <w:rStyle w:val="CommentReference"/>
        </w:rPr>
        <w:commentReference w:id="2"/>
      </w:r>
    </w:p>
    <w:p w14:paraId="4A74ECA3" w14:textId="77777777" w:rsidR="0031308D" w:rsidRDefault="0031308D">
      <w:pPr>
        <w:rPr>
          <w:lang w:val="en-US"/>
        </w:rPr>
      </w:pPr>
    </w:p>
    <w:p w14:paraId="02A71112" w14:textId="77777777" w:rsidR="004E5AF2" w:rsidRDefault="004E5AF2">
      <w:pPr>
        <w:rPr>
          <w:lang w:val="en-US"/>
        </w:rPr>
      </w:pPr>
      <w:bookmarkStart w:id="3" w:name="_GoBack"/>
      <w:bookmarkEnd w:id="3"/>
    </w:p>
    <w:p w14:paraId="5E468993" w14:textId="77777777" w:rsidR="0031308D" w:rsidRDefault="0031308D">
      <w:pPr>
        <w:rPr>
          <w:lang w:val="en-US"/>
        </w:rPr>
      </w:pPr>
      <w:r w:rsidRPr="0031308D">
        <w:rPr>
          <w:lang w:val="en-US"/>
        </w:rPr>
        <w:lastRenderedPageBreak/>
        <w:t xml:space="preserve">Paragraph 6: </w:t>
      </w:r>
    </w:p>
    <w:p w14:paraId="5318A26C" w14:textId="77777777" w:rsidR="0031308D" w:rsidRDefault="0031308D">
      <w:pPr>
        <w:rPr>
          <w:lang w:val="en-US"/>
        </w:rPr>
      </w:pPr>
      <w:r w:rsidRPr="0031308D">
        <w:rPr>
          <w:lang w:val="en-US"/>
        </w:rPr>
        <w:t xml:space="preserve">Routine zinc supplementation in children in developing countries also appears to reduce the incidence of acute </w:t>
      </w:r>
      <w:proofErr w:type="spellStart"/>
      <w:r w:rsidRPr="0031308D">
        <w:rPr>
          <w:lang w:val="en-US"/>
        </w:rPr>
        <w:t>diarrhoea</w:t>
      </w:r>
      <w:proofErr w:type="spellEnd"/>
      <w:r w:rsidRPr="0031308D">
        <w:rPr>
          <w:lang w:val="en-US"/>
        </w:rPr>
        <w:t xml:space="preserve"> and possibly also the incidence of persistent </w:t>
      </w:r>
      <w:proofErr w:type="spellStart"/>
      <w:r w:rsidRPr="0031308D">
        <w:rPr>
          <w:lang w:val="en-US"/>
        </w:rPr>
        <w:t>diarrhoea</w:t>
      </w:r>
      <w:proofErr w:type="spellEnd"/>
      <w:r w:rsidRPr="0031308D">
        <w:rPr>
          <w:lang w:val="en-US"/>
        </w:rPr>
        <w:t xml:space="preserve"> and dysentery, at least in some subgroups. Zinc supplementation may also reduce the incidence of acute lower respiratory infections, but with one exception, studies have been of insufficient size or inappropriate design to evaluate the effects on these infrequent severe illnesses. The study from India suggesting a large effect on acute lower respiratory infections needs to </w:t>
      </w:r>
      <w:proofErr w:type="gramStart"/>
      <w:r w:rsidRPr="0031308D">
        <w:rPr>
          <w:lang w:val="en-US"/>
        </w:rPr>
        <w:t>be confirmed</w:t>
      </w:r>
      <w:proofErr w:type="gramEnd"/>
      <w:r w:rsidRPr="0031308D">
        <w:rPr>
          <w:lang w:val="en-US"/>
        </w:rPr>
        <w:t xml:space="preserve"> in other settings. Two studies, especially the recent one in Papua New Guinea, suggest that zinc supplementation reduces the incidence of clinical attacks of malaria in children. This finding also needs to be confirmed. Possible therapeutic effects of zinc in pneumonia and malaria also need to </w:t>
      </w:r>
      <w:proofErr w:type="gramStart"/>
      <w:r w:rsidRPr="0031308D">
        <w:rPr>
          <w:lang w:val="en-US"/>
        </w:rPr>
        <w:t>be evaluated</w:t>
      </w:r>
      <w:proofErr w:type="gramEnd"/>
      <w:r w:rsidRPr="0031308D">
        <w:rPr>
          <w:lang w:val="en-US"/>
        </w:rPr>
        <w:t xml:space="preserve">. The magnitude of the therapeutic and the preventive effects of zinc on serious childhood infectious diseases appears to compare </w:t>
      </w:r>
      <w:proofErr w:type="spellStart"/>
      <w:r w:rsidRPr="0031308D">
        <w:rPr>
          <w:lang w:val="en-US"/>
        </w:rPr>
        <w:t>favourably</w:t>
      </w:r>
      <w:proofErr w:type="spellEnd"/>
      <w:r w:rsidRPr="0031308D">
        <w:rPr>
          <w:lang w:val="en-US"/>
        </w:rPr>
        <w:t xml:space="preserve"> with other health interventions </w:t>
      </w:r>
      <w:proofErr w:type="gramStart"/>
      <w:r w:rsidRPr="0031308D">
        <w:rPr>
          <w:lang w:val="en-US"/>
        </w:rPr>
        <w:t>being implemented</w:t>
      </w:r>
      <w:proofErr w:type="gramEnd"/>
      <w:r w:rsidRPr="0031308D">
        <w:rPr>
          <w:lang w:val="en-US"/>
        </w:rPr>
        <w:t xml:space="preserve"> in developing countries to improve child health and survival</w:t>
      </w:r>
    </w:p>
    <w:p w14:paraId="731BE7CB" w14:textId="77777777" w:rsidR="00CB5F08" w:rsidRDefault="00CB5F08">
      <w:pPr>
        <w:rPr>
          <w:lang w:val="en-US"/>
        </w:rPr>
      </w:pPr>
    </w:p>
    <w:p w14:paraId="1098396E" w14:textId="77777777" w:rsidR="00CB5F08" w:rsidRDefault="00CB5F08">
      <w:pPr>
        <w:rPr>
          <w:lang w:val="en-US"/>
        </w:rPr>
      </w:pPr>
      <w:r w:rsidRPr="00C95A77">
        <w:rPr>
          <w:rFonts w:ascii="Arial" w:hAnsi="Arial" w:cs="Arial"/>
          <w:b/>
          <w:lang w:val="en-US"/>
        </w:rPr>
        <w:t>Paraphrase</w:t>
      </w:r>
      <w:r>
        <w:rPr>
          <w:rFonts w:ascii="Arial" w:hAnsi="Arial" w:cs="Arial"/>
          <w:b/>
          <w:lang w:val="en-US"/>
        </w:rPr>
        <w:t xml:space="preserve"> of paragraph 6</w:t>
      </w:r>
    </w:p>
    <w:p w14:paraId="3ADFECFB" w14:textId="77777777" w:rsidR="0031308D" w:rsidRDefault="0094429C">
      <w:pPr>
        <w:rPr>
          <w:lang w:val="en-US"/>
        </w:rPr>
      </w:pPr>
      <w:r w:rsidRPr="005614E2">
        <w:rPr>
          <w:highlight w:val="lightGray"/>
          <w:lang w:val="en-US"/>
        </w:rPr>
        <w:t xml:space="preserve">Studies has </w:t>
      </w:r>
      <w:r w:rsidR="006D05B3" w:rsidRPr="005614E2">
        <w:rPr>
          <w:highlight w:val="lightGray"/>
          <w:lang w:val="en-US"/>
        </w:rPr>
        <w:t xml:space="preserve">revealed reduction of new cases of diarrhea diseases including dysentery and persistent diarrhea in subgroups in developing countries. </w:t>
      </w:r>
      <w:r w:rsidR="005F1CB3" w:rsidRPr="005614E2">
        <w:rPr>
          <w:highlight w:val="lightGray"/>
          <w:lang w:val="en-US"/>
        </w:rPr>
        <w:t xml:space="preserve">It is </w:t>
      </w:r>
      <w:r w:rsidR="006D05B3" w:rsidRPr="005614E2">
        <w:rPr>
          <w:highlight w:val="lightGray"/>
          <w:lang w:val="en-US"/>
        </w:rPr>
        <w:t xml:space="preserve">proved through studies that lower respiratory infections episodes can be reduced by taking zinc </w:t>
      </w:r>
      <w:r w:rsidR="005F1CB3" w:rsidRPr="005614E2">
        <w:rPr>
          <w:highlight w:val="lightGray"/>
          <w:lang w:val="en-US"/>
        </w:rPr>
        <w:t>supplements. There is a need of scientific evidence if zinc can treat pneumonia and malaria</w:t>
      </w:r>
      <w:r w:rsidR="00CB5F08" w:rsidRPr="005614E2">
        <w:rPr>
          <w:highlight w:val="lightGray"/>
          <w:lang w:val="en-US"/>
        </w:rPr>
        <w:t xml:space="preserve"> by</w:t>
      </w:r>
      <w:r w:rsidR="005F1CB3" w:rsidRPr="005614E2">
        <w:rPr>
          <w:highlight w:val="lightGray"/>
          <w:lang w:val="en-US"/>
        </w:rPr>
        <w:t xml:space="preserve"> </w:t>
      </w:r>
      <w:r w:rsidR="00CB5F08" w:rsidRPr="005614E2">
        <w:rPr>
          <w:highlight w:val="lightGray"/>
          <w:lang w:val="en-US"/>
        </w:rPr>
        <w:t>piloting</w:t>
      </w:r>
      <w:r w:rsidR="005F1CB3" w:rsidRPr="005614E2">
        <w:rPr>
          <w:highlight w:val="lightGray"/>
          <w:lang w:val="en-US"/>
        </w:rPr>
        <w:t xml:space="preserve"> the study in different settings</w:t>
      </w:r>
      <w:r w:rsidR="00CB5F08" w:rsidRPr="005614E2">
        <w:rPr>
          <w:highlight w:val="lightGray"/>
          <w:lang w:val="en-US"/>
        </w:rPr>
        <w:t xml:space="preserve"> to improve child health and survival in developing countries</w:t>
      </w:r>
    </w:p>
    <w:p w14:paraId="3B931F9E" w14:textId="77777777" w:rsidR="00E15068" w:rsidRDefault="00E15068">
      <w:pPr>
        <w:rPr>
          <w:lang w:val="en-US"/>
        </w:rPr>
      </w:pPr>
    </w:p>
    <w:p w14:paraId="1630C05A" w14:textId="77777777" w:rsidR="0031308D" w:rsidRPr="005614E2" w:rsidRDefault="0031308D">
      <w:pPr>
        <w:rPr>
          <w:b/>
          <w:lang w:val="en-US"/>
        </w:rPr>
      </w:pPr>
      <w:r w:rsidRPr="005614E2">
        <w:rPr>
          <w:b/>
          <w:lang w:val="en-US"/>
        </w:rPr>
        <w:t xml:space="preserve"> Bibliography </w:t>
      </w:r>
    </w:p>
    <w:p w14:paraId="674FE8E7" w14:textId="77777777" w:rsidR="00542513" w:rsidRDefault="0031308D">
      <w:pPr>
        <w:rPr>
          <w:lang w:val="en-US"/>
        </w:rPr>
      </w:pPr>
      <w:r w:rsidRPr="0031308D">
        <w:rPr>
          <w:lang w:val="en-US"/>
        </w:rPr>
        <w:t xml:space="preserve">Bailey, S. 2015. The essentials of academic writing for international students. New York: Routledge. </w:t>
      </w:r>
    </w:p>
    <w:p w14:paraId="7FA6C632" w14:textId="77777777" w:rsidR="00542513" w:rsidRDefault="0031308D">
      <w:pPr>
        <w:rPr>
          <w:lang w:val="en-US"/>
        </w:rPr>
      </w:pPr>
      <w:r w:rsidRPr="0031308D">
        <w:rPr>
          <w:lang w:val="en-US"/>
        </w:rPr>
        <w:t xml:space="preserve">Lester, James D. Writing Research Papers. </w:t>
      </w:r>
      <w:proofErr w:type="gramStart"/>
      <w:r w:rsidRPr="0031308D">
        <w:rPr>
          <w:lang w:val="en-US"/>
        </w:rPr>
        <w:t>2nd</w:t>
      </w:r>
      <w:proofErr w:type="gramEnd"/>
      <w:r w:rsidRPr="0031308D">
        <w:rPr>
          <w:lang w:val="en-US"/>
        </w:rPr>
        <w:t xml:space="preserve"> ed. (1976): 46-47. </w:t>
      </w:r>
    </w:p>
    <w:p w14:paraId="3C0E7C07" w14:textId="77777777" w:rsidR="00542513" w:rsidRDefault="0031308D">
      <w:pPr>
        <w:rPr>
          <w:lang w:val="en-US"/>
        </w:rPr>
      </w:pPr>
      <w:r w:rsidRPr="0031308D">
        <w:rPr>
          <w:lang w:val="en-US"/>
        </w:rPr>
        <w:t xml:space="preserve">Plagiarism.org website. </w:t>
      </w:r>
      <w:hyperlink r:id="rId7" w:history="1">
        <w:r w:rsidR="00542513" w:rsidRPr="00614D41">
          <w:rPr>
            <w:rStyle w:val="Hyperlink"/>
            <w:lang w:val="en-US"/>
          </w:rPr>
          <w:t>https://www.plagiarism.org/understanding-plagiarism</w:t>
        </w:r>
      </w:hyperlink>
      <w:r w:rsidRPr="0031308D">
        <w:rPr>
          <w:lang w:val="en-US"/>
        </w:rPr>
        <w:t xml:space="preserve"> </w:t>
      </w:r>
    </w:p>
    <w:p w14:paraId="12B8E8CB" w14:textId="77777777" w:rsidR="00542513" w:rsidRDefault="0031308D">
      <w:pPr>
        <w:rPr>
          <w:lang w:val="en-US"/>
        </w:rPr>
      </w:pPr>
      <w:r w:rsidRPr="0031308D">
        <w:rPr>
          <w:lang w:val="en-US"/>
        </w:rPr>
        <w:t xml:space="preserve">Purdue Online Writing Lab (OWL) website. https://owl.english.purdue.edu/owl/resource/619/1/ Accessed 15 August 2016. </w:t>
      </w:r>
    </w:p>
    <w:p w14:paraId="5AC77BD3" w14:textId="77777777" w:rsidR="0031308D" w:rsidRPr="0093462C" w:rsidRDefault="0031308D">
      <w:pPr>
        <w:rPr>
          <w:lang w:val="en-US"/>
        </w:rPr>
      </w:pPr>
      <w:r w:rsidRPr="0031308D">
        <w:rPr>
          <w:lang w:val="en-US"/>
        </w:rPr>
        <w:t xml:space="preserve">Swales, J.M &amp; Feak, C.B. 2012. Academic writing for graduate students. </w:t>
      </w:r>
      <w:r w:rsidRPr="0093462C">
        <w:rPr>
          <w:lang w:val="en-US"/>
        </w:rPr>
        <w:t>Third edition. University of Michigan Press</w:t>
      </w:r>
    </w:p>
    <w:p w14:paraId="31E643D1" w14:textId="77777777" w:rsidR="006E6E2D" w:rsidRDefault="006E6E2D">
      <w:pPr>
        <w:rPr>
          <w:ins w:id="4" w:author="Zenabu Suboi" w:date="2025-03-18T12:57:00Z"/>
          <w:lang w:val="en-US"/>
        </w:rPr>
      </w:pPr>
    </w:p>
    <w:p w14:paraId="16CECEFD" w14:textId="20162ACA" w:rsidR="00862D03" w:rsidRDefault="00862D03">
      <w:pPr>
        <w:rPr>
          <w:lang w:val="en-US"/>
        </w:rPr>
      </w:pPr>
      <w:r>
        <w:rPr>
          <w:lang w:val="en-US"/>
        </w:rPr>
        <w:t>REVIEW PARAGRAPH</w:t>
      </w:r>
    </w:p>
    <w:p w14:paraId="5111D75D" w14:textId="3EE3B985" w:rsidR="005614E2" w:rsidRPr="006E6E2D" w:rsidRDefault="006E6E2D">
      <w:pPr>
        <w:rPr>
          <w:lang w:val="en-US"/>
        </w:rPr>
      </w:pPr>
      <w:r>
        <w:rPr>
          <w:lang w:val="en-US"/>
        </w:rPr>
        <w:t xml:space="preserve">I really like the fact that the relevant information in the original paragraphs </w:t>
      </w:r>
      <w:proofErr w:type="gramStart"/>
      <w:r>
        <w:rPr>
          <w:lang w:val="en-US"/>
        </w:rPr>
        <w:t>were retained</w:t>
      </w:r>
      <w:proofErr w:type="gramEnd"/>
      <w:r>
        <w:rPr>
          <w:lang w:val="en-US"/>
        </w:rPr>
        <w:t xml:space="preserve"> in the paraphrased and summarized texts. </w:t>
      </w:r>
      <w:r w:rsidR="00862D03">
        <w:rPr>
          <w:lang w:val="en-US"/>
        </w:rPr>
        <w:t>I made a few comments above about the possible reordering of some sentences to enhance flow and clarity</w:t>
      </w:r>
      <w:r w:rsidR="0093462C">
        <w:rPr>
          <w:lang w:val="en-US"/>
        </w:rPr>
        <w:t>. Just a</w:t>
      </w:r>
      <w:r>
        <w:rPr>
          <w:lang w:val="en-US"/>
        </w:rPr>
        <w:t xml:space="preserve">s a side note, </w:t>
      </w:r>
      <w:r w:rsidR="0093462C">
        <w:rPr>
          <w:lang w:val="en-US"/>
        </w:rPr>
        <w:t>t</w:t>
      </w:r>
      <w:r>
        <w:rPr>
          <w:lang w:val="en-US"/>
        </w:rPr>
        <w:t xml:space="preserve">his may have been an oversight but I noticed that in paragraphs 5 &amp; 6 you used “has” after studies instead of “have”. I guess it was just a mistake so you can kindly correct that. Overall, I think it was nicely written. Thank you  </w:t>
      </w:r>
    </w:p>
    <w:p w14:paraId="347FDDCF" w14:textId="77777777" w:rsidR="005614E2" w:rsidRPr="006E6E2D" w:rsidRDefault="005614E2">
      <w:pPr>
        <w:rPr>
          <w:lang w:val="en-US"/>
        </w:rPr>
      </w:pPr>
    </w:p>
    <w:p w14:paraId="286D0B91" w14:textId="77777777" w:rsidR="005614E2" w:rsidRPr="006E6E2D" w:rsidRDefault="005614E2">
      <w:pPr>
        <w:rPr>
          <w:lang w:val="en-US"/>
        </w:rPr>
      </w:pPr>
    </w:p>
    <w:p w14:paraId="7A618A72" w14:textId="77777777" w:rsidR="005614E2" w:rsidRPr="006E6E2D" w:rsidRDefault="005614E2">
      <w:pPr>
        <w:rPr>
          <w:lang w:val="en-US"/>
        </w:rPr>
      </w:pPr>
    </w:p>
    <w:p w14:paraId="0B093047" w14:textId="77777777" w:rsidR="005614E2" w:rsidRPr="006E6E2D" w:rsidRDefault="005614E2">
      <w:pPr>
        <w:rPr>
          <w:lang w:val="en-US"/>
        </w:rPr>
      </w:pPr>
    </w:p>
    <w:p w14:paraId="7A8DC6D1" w14:textId="77777777" w:rsidR="005614E2" w:rsidRPr="006E6E2D" w:rsidRDefault="005614E2">
      <w:pPr>
        <w:rPr>
          <w:lang w:val="en-US"/>
        </w:rPr>
      </w:pPr>
    </w:p>
    <w:p w14:paraId="2C113484" w14:textId="77777777" w:rsidR="005614E2" w:rsidRPr="006E6E2D" w:rsidRDefault="005614E2">
      <w:pPr>
        <w:rPr>
          <w:lang w:val="en-US"/>
        </w:rPr>
      </w:pPr>
    </w:p>
    <w:p w14:paraId="2B1877B5" w14:textId="77777777" w:rsidR="005614E2" w:rsidRPr="006E6E2D" w:rsidRDefault="005614E2">
      <w:pPr>
        <w:rPr>
          <w:lang w:val="en-US"/>
        </w:rPr>
      </w:pPr>
    </w:p>
    <w:p w14:paraId="64B526BB" w14:textId="77777777" w:rsidR="00E568A6" w:rsidRDefault="00E568A6" w:rsidP="00E568A6">
      <w:pPr>
        <w:rPr>
          <w:b/>
          <w:lang w:val="en-US"/>
        </w:rPr>
      </w:pPr>
      <w:r w:rsidRPr="00E568A6">
        <w:rPr>
          <w:b/>
          <w:lang w:val="en-US"/>
        </w:rPr>
        <w:t xml:space="preserve">Part 2: Reading and recording sources </w:t>
      </w:r>
    </w:p>
    <w:tbl>
      <w:tblPr>
        <w:tblpPr w:leftFromText="180" w:rightFromText="180" w:topFromText="180" w:bottomFromText="180" w:vertAnchor="text"/>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2790"/>
        <w:gridCol w:w="2835"/>
        <w:gridCol w:w="2955"/>
      </w:tblGrid>
      <w:tr w:rsidR="005614E2" w:rsidRPr="006E6E2D" w14:paraId="34748A72" w14:textId="77777777" w:rsidTr="00DC3A45">
        <w:trPr>
          <w:trHeight w:val="520"/>
          <w:tblHeader/>
        </w:trPr>
        <w:tc>
          <w:tcPr>
            <w:tcW w:w="10095" w:type="dxa"/>
            <w:gridSpan w:val="4"/>
            <w:shd w:val="clear" w:color="auto" w:fill="F1F3F4"/>
          </w:tcPr>
          <w:p w14:paraId="149BB4D2" w14:textId="77777777" w:rsidR="005614E2" w:rsidRPr="005614E2" w:rsidRDefault="005614E2" w:rsidP="00DC3A45">
            <w:pPr>
              <w:spacing w:before="240" w:after="240"/>
              <w:jc w:val="center"/>
              <w:rPr>
                <w:sz w:val="26"/>
                <w:szCs w:val="26"/>
                <w:lang w:val="en-US"/>
              </w:rPr>
            </w:pPr>
            <w:r>
              <w:rPr>
                <w:b/>
                <w:sz w:val="26"/>
                <w:szCs w:val="26"/>
                <w:lang w:val="en-US"/>
              </w:rPr>
              <w:lastRenderedPageBreak/>
              <w:t xml:space="preserve">Swai Ndeniria </w:t>
            </w:r>
            <w:r w:rsidRPr="005614E2">
              <w:rPr>
                <w:b/>
                <w:sz w:val="26"/>
                <w:szCs w:val="26"/>
                <w:lang w:val="en-US"/>
              </w:rPr>
              <w:t>Part 2: Reading and recording sources</w:t>
            </w:r>
          </w:p>
        </w:tc>
      </w:tr>
      <w:tr w:rsidR="005614E2" w14:paraId="4A4142E2" w14:textId="77777777" w:rsidTr="00DC3A45">
        <w:tc>
          <w:tcPr>
            <w:tcW w:w="1515" w:type="dxa"/>
          </w:tcPr>
          <w:p w14:paraId="75F00D0E" w14:textId="77777777" w:rsidR="005614E2" w:rsidRPr="005614E2" w:rsidRDefault="005614E2" w:rsidP="00DC3A45">
            <w:pPr>
              <w:widowControl w:val="0"/>
              <w:spacing w:line="240" w:lineRule="auto"/>
              <w:rPr>
                <w:lang w:val="en-US"/>
              </w:rPr>
            </w:pPr>
          </w:p>
        </w:tc>
        <w:tc>
          <w:tcPr>
            <w:tcW w:w="2790" w:type="dxa"/>
          </w:tcPr>
          <w:p w14:paraId="1531C388" w14:textId="77777777" w:rsidR="005614E2" w:rsidRDefault="005614E2" w:rsidP="00DC3A45">
            <w:pPr>
              <w:widowControl w:val="0"/>
              <w:spacing w:line="240" w:lineRule="auto"/>
            </w:pPr>
            <w:proofErr w:type="spellStart"/>
            <w:r>
              <w:t>Article</w:t>
            </w:r>
            <w:proofErr w:type="spellEnd"/>
            <w:r>
              <w:t xml:space="preserve"> # 1</w:t>
            </w:r>
          </w:p>
        </w:tc>
        <w:tc>
          <w:tcPr>
            <w:tcW w:w="2835" w:type="dxa"/>
          </w:tcPr>
          <w:p w14:paraId="3126EC2F" w14:textId="77777777" w:rsidR="005614E2" w:rsidRDefault="005614E2" w:rsidP="00DC3A45">
            <w:pPr>
              <w:widowControl w:val="0"/>
              <w:spacing w:line="240" w:lineRule="auto"/>
            </w:pPr>
            <w:proofErr w:type="spellStart"/>
            <w:r>
              <w:t>Article</w:t>
            </w:r>
            <w:proofErr w:type="spellEnd"/>
            <w:r>
              <w:t xml:space="preserve"> # 2</w:t>
            </w:r>
          </w:p>
        </w:tc>
        <w:tc>
          <w:tcPr>
            <w:tcW w:w="2955" w:type="dxa"/>
          </w:tcPr>
          <w:p w14:paraId="3D3F8E42" w14:textId="77777777" w:rsidR="005614E2" w:rsidRDefault="005614E2" w:rsidP="00DC3A45">
            <w:pPr>
              <w:widowControl w:val="0"/>
              <w:spacing w:line="240" w:lineRule="auto"/>
            </w:pPr>
            <w:proofErr w:type="spellStart"/>
            <w:r>
              <w:t>Article</w:t>
            </w:r>
            <w:proofErr w:type="spellEnd"/>
            <w:r>
              <w:t xml:space="preserve"> # 3</w:t>
            </w:r>
          </w:p>
        </w:tc>
      </w:tr>
      <w:tr w:rsidR="005614E2" w:rsidRPr="006E6E2D" w14:paraId="6F9164BF" w14:textId="77777777" w:rsidTr="00DC3A45">
        <w:tc>
          <w:tcPr>
            <w:tcW w:w="1515" w:type="dxa"/>
          </w:tcPr>
          <w:p w14:paraId="44AFA7D3" w14:textId="77777777" w:rsidR="005614E2" w:rsidRPr="006A23DC" w:rsidRDefault="005614E2" w:rsidP="00DC3A45">
            <w:pPr>
              <w:widowControl w:val="0"/>
              <w:spacing w:line="240" w:lineRule="auto"/>
              <w:rPr>
                <w:sz w:val="20"/>
                <w:szCs w:val="20"/>
              </w:rPr>
            </w:pPr>
            <w:r w:rsidRPr="006A23DC">
              <w:rPr>
                <w:sz w:val="20"/>
                <w:szCs w:val="20"/>
              </w:rPr>
              <w:t>Title</w:t>
            </w:r>
          </w:p>
        </w:tc>
        <w:tc>
          <w:tcPr>
            <w:tcW w:w="2790" w:type="dxa"/>
          </w:tcPr>
          <w:p w14:paraId="21C62DAF" w14:textId="77777777" w:rsidR="005614E2" w:rsidRPr="005614E2" w:rsidRDefault="005614E2" w:rsidP="00DC3A45">
            <w:pPr>
              <w:widowControl w:val="0"/>
              <w:spacing w:line="240" w:lineRule="auto"/>
              <w:rPr>
                <w:sz w:val="20"/>
                <w:szCs w:val="20"/>
                <w:lang w:val="en-US"/>
              </w:rPr>
            </w:pPr>
            <w:r w:rsidRPr="005614E2">
              <w:rPr>
                <w:sz w:val="20"/>
                <w:szCs w:val="20"/>
                <w:lang w:val="en-US"/>
              </w:rPr>
              <w:t>Influenza in Children and Adolescents: Epidemiology, Management, and Prevention</w:t>
            </w:r>
          </w:p>
          <w:p w14:paraId="4AD358DB" w14:textId="77777777" w:rsidR="005614E2" w:rsidRPr="005614E2" w:rsidRDefault="005614E2" w:rsidP="00DC3A45">
            <w:pPr>
              <w:widowControl w:val="0"/>
              <w:spacing w:line="240" w:lineRule="auto"/>
              <w:rPr>
                <w:sz w:val="20"/>
                <w:szCs w:val="20"/>
                <w:lang w:val="en-US"/>
              </w:rPr>
            </w:pPr>
          </w:p>
        </w:tc>
        <w:tc>
          <w:tcPr>
            <w:tcW w:w="2835" w:type="dxa"/>
          </w:tcPr>
          <w:p w14:paraId="2904B1EF" w14:textId="77777777" w:rsidR="005614E2" w:rsidRPr="005614E2" w:rsidRDefault="005614E2" w:rsidP="00DC3A45">
            <w:pPr>
              <w:widowControl w:val="0"/>
              <w:spacing w:line="240" w:lineRule="auto"/>
              <w:rPr>
                <w:sz w:val="20"/>
                <w:szCs w:val="20"/>
                <w:lang w:val="en-US"/>
              </w:rPr>
            </w:pPr>
            <w:r w:rsidRPr="005614E2">
              <w:rPr>
                <w:sz w:val="20"/>
                <w:szCs w:val="20"/>
                <w:lang w:val="en-US"/>
              </w:rPr>
              <w:t xml:space="preserve">  Prevalence of Respiratory Syncytial Virus Among Children Under 5Years of Age in Sub-Saharan Africa</w:t>
            </w:r>
          </w:p>
        </w:tc>
        <w:tc>
          <w:tcPr>
            <w:tcW w:w="2955" w:type="dxa"/>
          </w:tcPr>
          <w:p w14:paraId="342AF8A3" w14:textId="77777777" w:rsidR="005614E2" w:rsidRPr="005614E2" w:rsidRDefault="005614E2" w:rsidP="00DC3A45">
            <w:pPr>
              <w:widowControl w:val="0"/>
              <w:spacing w:line="240" w:lineRule="auto"/>
              <w:rPr>
                <w:sz w:val="20"/>
                <w:szCs w:val="20"/>
                <w:lang w:val="en-US"/>
              </w:rPr>
            </w:pPr>
            <w:r w:rsidRPr="005614E2">
              <w:rPr>
                <w:sz w:val="20"/>
                <w:szCs w:val="20"/>
                <w:lang w:val="en-US"/>
              </w:rPr>
              <w:t>Severe respiratory syncytial virus infection in children: burden, management, and emerging therapies</w:t>
            </w:r>
          </w:p>
        </w:tc>
      </w:tr>
      <w:tr w:rsidR="005614E2" w:rsidRPr="006E6E2D" w14:paraId="471BE154" w14:textId="77777777" w:rsidTr="00DC3A45">
        <w:tc>
          <w:tcPr>
            <w:tcW w:w="1515" w:type="dxa"/>
          </w:tcPr>
          <w:p w14:paraId="37D2E3EE" w14:textId="77777777" w:rsidR="005614E2" w:rsidRPr="006A23DC" w:rsidRDefault="005614E2" w:rsidP="00DC3A45">
            <w:pPr>
              <w:widowControl w:val="0"/>
              <w:spacing w:line="240" w:lineRule="auto"/>
              <w:rPr>
                <w:sz w:val="20"/>
                <w:szCs w:val="20"/>
              </w:rPr>
            </w:pPr>
            <w:r w:rsidRPr="006A23DC">
              <w:rPr>
                <w:sz w:val="20"/>
                <w:szCs w:val="20"/>
              </w:rPr>
              <w:t xml:space="preserve">Source </w:t>
            </w:r>
            <w:proofErr w:type="spellStart"/>
            <w:r w:rsidRPr="006A23DC">
              <w:rPr>
                <w:sz w:val="20"/>
                <w:szCs w:val="20"/>
              </w:rPr>
              <w:t>and</w:t>
            </w:r>
            <w:proofErr w:type="spellEnd"/>
            <w:r w:rsidRPr="006A23DC">
              <w:rPr>
                <w:sz w:val="20"/>
                <w:szCs w:val="20"/>
              </w:rPr>
              <w:t xml:space="preserve"> </w:t>
            </w:r>
            <w:proofErr w:type="spellStart"/>
            <w:r w:rsidRPr="006A23DC">
              <w:rPr>
                <w:sz w:val="20"/>
                <w:szCs w:val="20"/>
              </w:rPr>
              <w:t>Authors</w:t>
            </w:r>
            <w:proofErr w:type="spellEnd"/>
          </w:p>
        </w:tc>
        <w:tc>
          <w:tcPr>
            <w:tcW w:w="2790" w:type="dxa"/>
          </w:tcPr>
          <w:p w14:paraId="307EF4B5" w14:textId="77777777" w:rsidR="005614E2" w:rsidRPr="005614E2" w:rsidRDefault="005614E2" w:rsidP="00DC3A45">
            <w:pPr>
              <w:widowControl w:val="0"/>
              <w:spacing w:line="240" w:lineRule="auto"/>
              <w:rPr>
                <w:sz w:val="20"/>
                <w:szCs w:val="20"/>
                <w:lang w:val="en-US"/>
              </w:rPr>
            </w:pPr>
            <w:r w:rsidRPr="005614E2">
              <w:rPr>
                <w:sz w:val="20"/>
                <w:szCs w:val="20"/>
                <w:lang w:val="en-US"/>
              </w:rPr>
              <w:t xml:space="preserve">Ryan M. Wolf, MD,* James W. </w:t>
            </w:r>
            <w:proofErr w:type="spellStart"/>
            <w:r w:rsidRPr="005614E2">
              <w:rPr>
                <w:sz w:val="20"/>
                <w:szCs w:val="20"/>
                <w:lang w:val="en-US"/>
              </w:rPr>
              <w:t>Antoon</w:t>
            </w:r>
            <w:proofErr w:type="spellEnd"/>
            <w:r w:rsidRPr="005614E2">
              <w:rPr>
                <w:sz w:val="20"/>
                <w:szCs w:val="20"/>
                <w:lang w:val="en-US"/>
              </w:rPr>
              <w:t xml:space="preserve">, MD, PhD, MPH, MSc* </w:t>
            </w:r>
          </w:p>
          <w:p w14:paraId="117E9607" w14:textId="77777777" w:rsidR="005614E2" w:rsidRPr="005614E2" w:rsidRDefault="005614E2" w:rsidP="00DC3A45">
            <w:pPr>
              <w:widowControl w:val="0"/>
              <w:spacing w:line="240" w:lineRule="auto"/>
              <w:rPr>
                <w:sz w:val="20"/>
                <w:szCs w:val="20"/>
                <w:lang w:val="en-US"/>
              </w:rPr>
            </w:pPr>
          </w:p>
          <w:p w14:paraId="404E4EF4" w14:textId="77777777" w:rsidR="005614E2" w:rsidRPr="005614E2" w:rsidRDefault="005614E2" w:rsidP="00DC3A45">
            <w:pPr>
              <w:widowControl w:val="0"/>
              <w:spacing w:line="240" w:lineRule="auto"/>
              <w:rPr>
                <w:sz w:val="20"/>
                <w:szCs w:val="20"/>
                <w:lang w:val="en-US"/>
              </w:rPr>
            </w:pPr>
            <w:r w:rsidRPr="005614E2">
              <w:rPr>
                <w:sz w:val="20"/>
                <w:szCs w:val="20"/>
                <w:lang w:val="en-US"/>
              </w:rPr>
              <w:t>Department of Pediatrics, Vanderbilt University School of Medicine, Nashville, TN</w:t>
            </w:r>
          </w:p>
        </w:tc>
        <w:tc>
          <w:tcPr>
            <w:tcW w:w="2835" w:type="dxa"/>
          </w:tcPr>
          <w:p w14:paraId="1737BA43" w14:textId="77777777" w:rsidR="005614E2" w:rsidRPr="005614E2" w:rsidRDefault="005614E2" w:rsidP="00DC3A45">
            <w:pPr>
              <w:widowControl w:val="0"/>
              <w:spacing w:line="240" w:lineRule="auto"/>
              <w:rPr>
                <w:sz w:val="20"/>
                <w:szCs w:val="20"/>
                <w:lang w:val="en-US"/>
              </w:rPr>
            </w:pPr>
            <w:proofErr w:type="spellStart"/>
            <w:r w:rsidRPr="005614E2">
              <w:rPr>
                <w:sz w:val="20"/>
                <w:szCs w:val="20"/>
                <w:lang w:val="en-US"/>
              </w:rPr>
              <w:t>Habtamu</w:t>
            </w:r>
            <w:proofErr w:type="spellEnd"/>
            <w:r w:rsidRPr="005614E2">
              <w:rPr>
                <w:sz w:val="20"/>
                <w:szCs w:val="20"/>
                <w:lang w:val="en-US"/>
              </w:rPr>
              <w:t xml:space="preserve"> </w:t>
            </w:r>
            <w:proofErr w:type="spellStart"/>
            <w:r w:rsidRPr="005614E2">
              <w:rPr>
                <w:sz w:val="20"/>
                <w:szCs w:val="20"/>
                <w:lang w:val="en-US"/>
              </w:rPr>
              <w:t>Mitiku</w:t>
            </w:r>
            <w:proofErr w:type="spellEnd"/>
            <w:r w:rsidRPr="005614E2">
              <w:rPr>
                <w:sz w:val="20"/>
                <w:szCs w:val="20"/>
                <w:lang w:val="en-US"/>
              </w:rPr>
              <w:t xml:space="preserve">, MSc1 , </w:t>
            </w:r>
            <w:proofErr w:type="spellStart"/>
            <w:r w:rsidRPr="005614E2">
              <w:rPr>
                <w:sz w:val="20"/>
                <w:szCs w:val="20"/>
                <w:lang w:val="en-US"/>
              </w:rPr>
              <w:t>Tewodros</w:t>
            </w:r>
            <w:proofErr w:type="spellEnd"/>
            <w:r w:rsidRPr="005614E2">
              <w:rPr>
                <w:sz w:val="20"/>
                <w:szCs w:val="20"/>
                <w:lang w:val="en-US"/>
              </w:rPr>
              <w:t xml:space="preserve"> </w:t>
            </w:r>
            <w:proofErr w:type="spellStart"/>
            <w:r w:rsidRPr="005614E2">
              <w:rPr>
                <w:sz w:val="20"/>
                <w:szCs w:val="20"/>
                <w:lang w:val="en-US"/>
              </w:rPr>
              <w:t>Tesfa</w:t>
            </w:r>
            <w:proofErr w:type="spellEnd"/>
            <w:r w:rsidRPr="005614E2">
              <w:rPr>
                <w:sz w:val="20"/>
                <w:szCs w:val="20"/>
                <w:lang w:val="en-US"/>
              </w:rPr>
              <w:t xml:space="preserve">, MSc1, </w:t>
            </w:r>
            <w:proofErr w:type="spellStart"/>
            <w:r w:rsidRPr="005614E2">
              <w:rPr>
                <w:sz w:val="20"/>
                <w:szCs w:val="20"/>
                <w:lang w:val="en-US"/>
              </w:rPr>
              <w:t>Mekuria</w:t>
            </w:r>
            <w:proofErr w:type="spellEnd"/>
            <w:r w:rsidRPr="005614E2">
              <w:rPr>
                <w:sz w:val="20"/>
                <w:szCs w:val="20"/>
                <w:lang w:val="en-US"/>
              </w:rPr>
              <w:t xml:space="preserve"> </w:t>
            </w:r>
            <w:proofErr w:type="spellStart"/>
            <w:r w:rsidRPr="005614E2">
              <w:rPr>
                <w:sz w:val="20"/>
                <w:szCs w:val="20"/>
                <w:lang w:val="en-US"/>
              </w:rPr>
              <w:t>Edae</w:t>
            </w:r>
            <w:proofErr w:type="spellEnd"/>
            <w:r w:rsidRPr="005614E2">
              <w:rPr>
                <w:sz w:val="20"/>
                <w:szCs w:val="20"/>
                <w:lang w:val="en-US"/>
              </w:rPr>
              <w:t xml:space="preserve">, MSc1, and </w:t>
            </w:r>
            <w:proofErr w:type="spellStart"/>
            <w:r w:rsidRPr="005614E2">
              <w:rPr>
                <w:sz w:val="20"/>
                <w:szCs w:val="20"/>
                <w:lang w:val="en-US"/>
              </w:rPr>
              <w:t>Nega</w:t>
            </w:r>
            <w:proofErr w:type="spellEnd"/>
            <w:r w:rsidRPr="005614E2">
              <w:rPr>
                <w:sz w:val="20"/>
                <w:szCs w:val="20"/>
                <w:lang w:val="en-US"/>
              </w:rPr>
              <w:t xml:space="preserve"> </w:t>
            </w:r>
            <w:proofErr w:type="spellStart"/>
            <w:r w:rsidRPr="005614E2">
              <w:rPr>
                <w:sz w:val="20"/>
                <w:szCs w:val="20"/>
                <w:lang w:val="en-US"/>
              </w:rPr>
              <w:t>Assefa</w:t>
            </w:r>
            <w:proofErr w:type="spellEnd"/>
            <w:r w:rsidRPr="005614E2">
              <w:rPr>
                <w:sz w:val="20"/>
                <w:szCs w:val="20"/>
                <w:lang w:val="en-US"/>
              </w:rPr>
              <w:t>, PhD</w:t>
            </w:r>
          </w:p>
          <w:p w14:paraId="4FF16B17" w14:textId="77777777" w:rsidR="005614E2" w:rsidRPr="005614E2" w:rsidRDefault="005614E2" w:rsidP="00DC3A45">
            <w:pPr>
              <w:widowControl w:val="0"/>
              <w:spacing w:line="240" w:lineRule="auto"/>
              <w:rPr>
                <w:sz w:val="20"/>
                <w:szCs w:val="20"/>
                <w:lang w:val="en-US"/>
              </w:rPr>
            </w:pPr>
          </w:p>
          <w:p w14:paraId="7BA62785" w14:textId="77777777" w:rsidR="005614E2" w:rsidRPr="006A23DC" w:rsidRDefault="005614E2" w:rsidP="00DC3A45">
            <w:pPr>
              <w:widowControl w:val="0"/>
              <w:spacing w:line="240" w:lineRule="auto"/>
              <w:rPr>
                <w:sz w:val="20"/>
                <w:szCs w:val="20"/>
                <w:lang w:val="en"/>
              </w:rPr>
            </w:pPr>
            <w:r w:rsidRPr="006A23DC">
              <w:rPr>
                <w:sz w:val="20"/>
                <w:szCs w:val="20"/>
              </w:rPr>
              <w:t xml:space="preserve">Global </w:t>
            </w:r>
            <w:proofErr w:type="spellStart"/>
            <w:r w:rsidRPr="006A23DC">
              <w:rPr>
                <w:sz w:val="20"/>
                <w:szCs w:val="20"/>
              </w:rPr>
              <w:t>Pediatric</w:t>
            </w:r>
            <w:proofErr w:type="spellEnd"/>
            <w:r w:rsidRPr="006A23DC">
              <w:rPr>
                <w:sz w:val="20"/>
                <w:szCs w:val="20"/>
              </w:rPr>
              <w:t xml:space="preserve"> </w:t>
            </w:r>
            <w:proofErr w:type="spellStart"/>
            <w:r w:rsidRPr="006A23DC">
              <w:rPr>
                <w:sz w:val="20"/>
                <w:szCs w:val="20"/>
              </w:rPr>
              <w:t>Health</w:t>
            </w:r>
            <w:proofErr w:type="spellEnd"/>
            <w:r w:rsidRPr="006A23DC">
              <w:rPr>
                <w:sz w:val="20"/>
                <w:szCs w:val="20"/>
              </w:rPr>
              <w:t xml:space="preserve"> Volume 11: 1–12</w:t>
            </w:r>
          </w:p>
        </w:tc>
        <w:tc>
          <w:tcPr>
            <w:tcW w:w="2955" w:type="dxa"/>
          </w:tcPr>
          <w:p w14:paraId="3047152D" w14:textId="77777777" w:rsidR="005614E2" w:rsidRPr="006A23DC" w:rsidRDefault="005614E2" w:rsidP="00DC3A45">
            <w:pPr>
              <w:widowControl w:val="0"/>
              <w:spacing w:line="240" w:lineRule="auto"/>
              <w:rPr>
                <w:sz w:val="20"/>
                <w:szCs w:val="20"/>
                <w:lang w:val="fr-FR"/>
              </w:rPr>
            </w:pPr>
            <w:r w:rsidRPr="006A23DC">
              <w:rPr>
                <w:sz w:val="20"/>
                <w:szCs w:val="20"/>
                <w:lang w:val="fr-FR"/>
              </w:rPr>
              <w:t xml:space="preserve">Natalie I </w:t>
            </w:r>
            <w:proofErr w:type="spellStart"/>
            <w:r w:rsidRPr="006A23DC">
              <w:rPr>
                <w:sz w:val="20"/>
                <w:szCs w:val="20"/>
                <w:lang w:val="fr-FR"/>
              </w:rPr>
              <w:t>Mazur</w:t>
            </w:r>
            <w:proofErr w:type="spellEnd"/>
            <w:r w:rsidRPr="006A23DC">
              <w:rPr>
                <w:sz w:val="20"/>
                <w:szCs w:val="20"/>
                <w:lang w:val="fr-FR"/>
              </w:rPr>
              <w:t>, Mauricio T Caballero, Marta C Nunes</w:t>
            </w:r>
          </w:p>
          <w:p w14:paraId="32041C91" w14:textId="77777777" w:rsidR="005614E2" w:rsidRPr="006A23DC" w:rsidRDefault="005614E2" w:rsidP="00DC3A45">
            <w:pPr>
              <w:widowControl w:val="0"/>
              <w:spacing w:line="240" w:lineRule="auto"/>
              <w:rPr>
                <w:sz w:val="20"/>
                <w:szCs w:val="20"/>
                <w:lang w:val="fr-FR"/>
              </w:rPr>
            </w:pPr>
          </w:p>
          <w:p w14:paraId="62C8A983" w14:textId="77777777" w:rsidR="005614E2" w:rsidRPr="006A23DC" w:rsidRDefault="005614E2" w:rsidP="00DC3A45">
            <w:pPr>
              <w:widowControl w:val="0"/>
              <w:spacing w:line="240" w:lineRule="auto"/>
              <w:rPr>
                <w:sz w:val="20"/>
                <w:szCs w:val="20"/>
                <w:lang w:val="en-US"/>
              </w:rPr>
            </w:pPr>
            <w:r w:rsidRPr="005614E2">
              <w:rPr>
                <w:sz w:val="20"/>
                <w:szCs w:val="20"/>
                <w:lang w:val="en-US"/>
              </w:rPr>
              <w:t>Department of Pediatrics, Wilhelmina Children’s Hospital, Utrecht, Netherlands</w:t>
            </w:r>
          </w:p>
        </w:tc>
      </w:tr>
      <w:tr w:rsidR="005614E2" w:rsidRPr="006E6E2D" w14:paraId="61A89FF0" w14:textId="77777777" w:rsidTr="00DC3A45">
        <w:tc>
          <w:tcPr>
            <w:tcW w:w="1515" w:type="dxa"/>
          </w:tcPr>
          <w:p w14:paraId="13A02C15" w14:textId="77777777" w:rsidR="005614E2" w:rsidRPr="006A23DC" w:rsidRDefault="005614E2" w:rsidP="00DC3A45">
            <w:pPr>
              <w:widowControl w:val="0"/>
              <w:spacing w:line="240" w:lineRule="auto"/>
              <w:rPr>
                <w:sz w:val="20"/>
                <w:szCs w:val="20"/>
              </w:rPr>
            </w:pPr>
            <w:r w:rsidRPr="006A23DC">
              <w:rPr>
                <w:sz w:val="20"/>
                <w:szCs w:val="20"/>
              </w:rPr>
              <w:t xml:space="preserve">Key </w:t>
            </w:r>
            <w:proofErr w:type="spellStart"/>
            <w:r w:rsidRPr="006A23DC">
              <w:rPr>
                <w:sz w:val="20"/>
                <w:szCs w:val="20"/>
              </w:rPr>
              <w:t>points</w:t>
            </w:r>
            <w:proofErr w:type="spellEnd"/>
          </w:p>
        </w:tc>
        <w:tc>
          <w:tcPr>
            <w:tcW w:w="2790" w:type="dxa"/>
          </w:tcPr>
          <w:p w14:paraId="02C7EFEF" w14:textId="77777777" w:rsidR="005614E2" w:rsidRPr="005614E2" w:rsidRDefault="005614E2" w:rsidP="00DC3A45">
            <w:pPr>
              <w:rPr>
                <w:sz w:val="20"/>
                <w:szCs w:val="20"/>
                <w:lang w:val="en-US"/>
              </w:rPr>
            </w:pPr>
            <w:r w:rsidRPr="005614E2">
              <w:rPr>
                <w:sz w:val="20"/>
                <w:szCs w:val="20"/>
                <w:lang w:val="en-US"/>
              </w:rPr>
              <w:t>Influenza infection pronounced as a major cause of morbidity and mortality of children under 5 years with about 1,000,000 hospital admissions worldwide.</w:t>
            </w:r>
          </w:p>
          <w:p w14:paraId="4B4C502E" w14:textId="77777777" w:rsidR="005614E2" w:rsidRPr="005614E2" w:rsidRDefault="005614E2" w:rsidP="00DC3A45">
            <w:pPr>
              <w:widowControl w:val="0"/>
              <w:spacing w:line="240" w:lineRule="auto"/>
              <w:rPr>
                <w:sz w:val="20"/>
                <w:szCs w:val="20"/>
                <w:lang w:val="en-US"/>
              </w:rPr>
            </w:pPr>
          </w:p>
        </w:tc>
        <w:tc>
          <w:tcPr>
            <w:tcW w:w="2835" w:type="dxa"/>
          </w:tcPr>
          <w:p w14:paraId="49ACE2EF" w14:textId="77777777" w:rsidR="005614E2" w:rsidRPr="005614E2" w:rsidRDefault="005614E2" w:rsidP="00DC3A45">
            <w:pPr>
              <w:widowControl w:val="0"/>
              <w:spacing w:line="240" w:lineRule="auto"/>
              <w:rPr>
                <w:sz w:val="20"/>
                <w:szCs w:val="20"/>
                <w:lang w:val="en-US"/>
              </w:rPr>
            </w:pPr>
            <w:r w:rsidRPr="005614E2">
              <w:rPr>
                <w:sz w:val="20"/>
                <w:szCs w:val="20"/>
                <w:lang w:val="en-US"/>
              </w:rPr>
              <w:t>The study revealed lower respiratory tract infection accounting for 5.8million deaths worldwide while Sub-Saharan Africa accounted for about half of these mortality and RSV being among the major contributory cause</w:t>
            </w:r>
            <w:r w:rsidRPr="005614E2">
              <w:rPr>
                <w:sz w:val="20"/>
                <w:szCs w:val="20"/>
                <w:highlight w:val="white"/>
                <w:lang w:val="en-US"/>
              </w:rPr>
              <w:t xml:space="preserve"> </w:t>
            </w:r>
          </w:p>
        </w:tc>
        <w:tc>
          <w:tcPr>
            <w:tcW w:w="2955" w:type="dxa"/>
          </w:tcPr>
          <w:p w14:paraId="088ABCB9" w14:textId="77777777" w:rsidR="005614E2" w:rsidRPr="005614E2" w:rsidRDefault="005614E2" w:rsidP="00DC3A45">
            <w:pPr>
              <w:rPr>
                <w:sz w:val="20"/>
                <w:szCs w:val="20"/>
                <w:lang w:val="en-US"/>
              </w:rPr>
            </w:pPr>
            <w:r w:rsidRPr="005614E2">
              <w:rPr>
                <w:sz w:val="20"/>
                <w:szCs w:val="20"/>
                <w:lang w:val="en-US"/>
              </w:rPr>
              <w:t>This study identified the burden of RSV with lower respiratory tract infection to children under five years with 33 million incidence, 3·6 million admissions and 118 200 mortality worldwide.</w:t>
            </w:r>
          </w:p>
          <w:p w14:paraId="4D76CD23" w14:textId="77777777" w:rsidR="005614E2" w:rsidRPr="005614E2" w:rsidRDefault="005614E2" w:rsidP="00DC3A45">
            <w:pPr>
              <w:widowControl w:val="0"/>
              <w:spacing w:line="240" w:lineRule="auto"/>
              <w:rPr>
                <w:sz w:val="20"/>
                <w:szCs w:val="20"/>
                <w:lang w:val="en-US"/>
              </w:rPr>
            </w:pPr>
          </w:p>
        </w:tc>
      </w:tr>
      <w:tr w:rsidR="005614E2" w:rsidRPr="006E6E2D" w14:paraId="6EE4CC79" w14:textId="77777777" w:rsidTr="00DC3A45">
        <w:trPr>
          <w:trHeight w:val="420"/>
        </w:trPr>
        <w:tc>
          <w:tcPr>
            <w:tcW w:w="1515" w:type="dxa"/>
          </w:tcPr>
          <w:p w14:paraId="1D0CAD6E" w14:textId="77777777" w:rsidR="005614E2" w:rsidRPr="006A23DC" w:rsidRDefault="005614E2" w:rsidP="00DC3A45">
            <w:pPr>
              <w:widowControl w:val="0"/>
              <w:spacing w:line="240" w:lineRule="auto"/>
              <w:rPr>
                <w:sz w:val="20"/>
                <w:szCs w:val="20"/>
              </w:rPr>
            </w:pPr>
            <w:r w:rsidRPr="006A23DC">
              <w:rPr>
                <w:sz w:val="20"/>
                <w:szCs w:val="20"/>
              </w:rPr>
              <w:t xml:space="preserve">Common </w:t>
            </w:r>
            <w:proofErr w:type="spellStart"/>
            <w:r w:rsidRPr="006A23DC">
              <w:rPr>
                <w:sz w:val="20"/>
                <w:szCs w:val="20"/>
              </w:rPr>
              <w:t>points</w:t>
            </w:r>
            <w:proofErr w:type="spellEnd"/>
            <w:r w:rsidRPr="006A23DC">
              <w:rPr>
                <w:sz w:val="20"/>
                <w:szCs w:val="20"/>
              </w:rPr>
              <w:t xml:space="preserve"> </w:t>
            </w:r>
          </w:p>
        </w:tc>
        <w:tc>
          <w:tcPr>
            <w:tcW w:w="8580" w:type="dxa"/>
            <w:gridSpan w:val="3"/>
          </w:tcPr>
          <w:p w14:paraId="0A661660" w14:textId="77777777" w:rsidR="005614E2" w:rsidRPr="005614E2" w:rsidRDefault="005614E2" w:rsidP="00DC3A45">
            <w:pPr>
              <w:widowControl w:val="0"/>
              <w:spacing w:line="240" w:lineRule="auto"/>
              <w:rPr>
                <w:b/>
                <w:sz w:val="20"/>
                <w:szCs w:val="20"/>
                <w:lang w:val="en-US"/>
              </w:rPr>
            </w:pPr>
            <w:r w:rsidRPr="005614E2">
              <w:rPr>
                <w:b/>
                <w:sz w:val="20"/>
                <w:szCs w:val="20"/>
                <w:lang w:val="en-US"/>
              </w:rPr>
              <w:t xml:space="preserve">Articles 1, 2, and 3 report on two viral infectious disease that results to high morbidity and mortality of children globally with remark of its vaccination to prevent infection and lower its morbidity and mortality. </w:t>
            </w:r>
          </w:p>
          <w:p w14:paraId="09752A4F" w14:textId="77777777" w:rsidR="005614E2" w:rsidRPr="005614E2" w:rsidRDefault="005614E2" w:rsidP="00DC3A45">
            <w:pPr>
              <w:widowControl w:val="0"/>
              <w:spacing w:line="240" w:lineRule="auto"/>
              <w:rPr>
                <w:b/>
                <w:sz w:val="20"/>
                <w:szCs w:val="20"/>
                <w:lang w:val="en-US"/>
              </w:rPr>
            </w:pPr>
          </w:p>
        </w:tc>
      </w:tr>
      <w:tr w:rsidR="005614E2" w:rsidRPr="006E6E2D" w14:paraId="4F0537FF" w14:textId="77777777" w:rsidTr="00DC3A45">
        <w:tc>
          <w:tcPr>
            <w:tcW w:w="1515" w:type="dxa"/>
          </w:tcPr>
          <w:p w14:paraId="5A852B80" w14:textId="77777777" w:rsidR="005614E2" w:rsidRPr="006A23DC" w:rsidRDefault="005614E2" w:rsidP="00DC3A45">
            <w:pPr>
              <w:widowControl w:val="0"/>
              <w:spacing w:line="240" w:lineRule="auto"/>
              <w:rPr>
                <w:sz w:val="20"/>
                <w:szCs w:val="20"/>
              </w:rPr>
            </w:pPr>
            <w:proofErr w:type="spellStart"/>
            <w:r w:rsidRPr="006A23DC">
              <w:rPr>
                <w:sz w:val="20"/>
                <w:szCs w:val="20"/>
              </w:rPr>
              <w:t>Conclusion</w:t>
            </w:r>
            <w:proofErr w:type="spellEnd"/>
          </w:p>
        </w:tc>
        <w:tc>
          <w:tcPr>
            <w:tcW w:w="2790" w:type="dxa"/>
          </w:tcPr>
          <w:p w14:paraId="41E2BCEB" w14:textId="77777777" w:rsidR="005614E2" w:rsidRPr="005614E2" w:rsidRDefault="005614E2" w:rsidP="00DC3A45">
            <w:pPr>
              <w:widowControl w:val="0"/>
              <w:spacing w:line="240" w:lineRule="auto"/>
              <w:rPr>
                <w:sz w:val="20"/>
                <w:szCs w:val="20"/>
                <w:lang w:val="en-US"/>
              </w:rPr>
            </w:pPr>
            <w:r w:rsidRPr="005614E2">
              <w:rPr>
                <w:sz w:val="20"/>
                <w:szCs w:val="20"/>
                <w:lang w:val="en-US"/>
              </w:rPr>
              <w:t>This systematic review highlights the significant of influenza vaccination for effective prevention and complications that results to morbidity and mortality among children.</w:t>
            </w:r>
          </w:p>
          <w:p w14:paraId="32766108" w14:textId="77777777" w:rsidR="005614E2" w:rsidRPr="005614E2" w:rsidRDefault="005614E2" w:rsidP="00DC3A45">
            <w:pPr>
              <w:widowControl w:val="0"/>
              <w:spacing w:line="240" w:lineRule="auto"/>
              <w:rPr>
                <w:sz w:val="20"/>
                <w:szCs w:val="20"/>
                <w:lang w:val="en-US"/>
              </w:rPr>
            </w:pPr>
          </w:p>
        </w:tc>
        <w:tc>
          <w:tcPr>
            <w:tcW w:w="2835" w:type="dxa"/>
          </w:tcPr>
          <w:p w14:paraId="02754BB3" w14:textId="77777777" w:rsidR="005614E2" w:rsidRPr="005614E2" w:rsidRDefault="005614E2" w:rsidP="00DC3A45">
            <w:pPr>
              <w:widowControl w:val="0"/>
              <w:spacing w:line="240" w:lineRule="auto"/>
              <w:rPr>
                <w:sz w:val="20"/>
                <w:szCs w:val="20"/>
                <w:lang w:val="en-US"/>
              </w:rPr>
            </w:pPr>
            <w:r w:rsidRPr="005614E2">
              <w:rPr>
                <w:sz w:val="20"/>
                <w:szCs w:val="20"/>
                <w:lang w:val="en-US"/>
              </w:rPr>
              <w:t>The evidence of maximum prevalence of RSV from various studies recommends RSV prioritization as a major health problem to children globally with marked problem in sub-Saharan African countries. This call for more RSV studies in sub-Saharan African countries to increase evaluation and evidence of RSV cases in children</w:t>
            </w:r>
          </w:p>
        </w:tc>
        <w:tc>
          <w:tcPr>
            <w:tcW w:w="2955" w:type="dxa"/>
          </w:tcPr>
          <w:p w14:paraId="68E5B2B2" w14:textId="77777777" w:rsidR="005614E2" w:rsidRPr="005614E2" w:rsidRDefault="005614E2" w:rsidP="00DC3A45">
            <w:pPr>
              <w:widowControl w:val="0"/>
              <w:spacing w:line="240" w:lineRule="auto"/>
              <w:rPr>
                <w:sz w:val="20"/>
                <w:szCs w:val="20"/>
                <w:lang w:val="en-US"/>
              </w:rPr>
            </w:pPr>
            <w:r w:rsidRPr="005614E2">
              <w:rPr>
                <w:sz w:val="20"/>
                <w:szCs w:val="20"/>
                <w:lang w:val="en-US"/>
              </w:rPr>
              <w:t>Studies commented that the RSV prevention strategies approved in 2023 would play major role in reducing RSV problem worldwide. As RSV management is on supportive care, the vaccine is very significant for the disease prevention globally with preference of low-income and middle-income countries</w:t>
            </w:r>
          </w:p>
        </w:tc>
      </w:tr>
    </w:tbl>
    <w:p w14:paraId="1642209C" w14:textId="77777777" w:rsidR="005614E2" w:rsidRPr="00E568A6" w:rsidRDefault="005614E2" w:rsidP="00E568A6">
      <w:pPr>
        <w:rPr>
          <w:b/>
          <w:lang w:val="en-US"/>
        </w:rPr>
      </w:pPr>
    </w:p>
    <w:sectPr w:rsidR="005614E2" w:rsidRPr="00E568A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Zenabu Suboi" w:date="2025-03-18T13:00:00Z" w:initials="ZS">
    <w:p w14:paraId="7BC46B9F" w14:textId="5D21D38F" w:rsidR="006E6E2D" w:rsidRPr="006E6E2D" w:rsidRDefault="006E6E2D">
      <w:pPr>
        <w:pStyle w:val="CommentText"/>
        <w:rPr>
          <w:lang w:val="en-US"/>
        </w:rPr>
      </w:pPr>
      <w:r>
        <w:rPr>
          <w:rStyle w:val="CommentReference"/>
        </w:rPr>
        <w:annotationRef/>
      </w:r>
      <w:r w:rsidRPr="006E6E2D">
        <w:rPr>
          <w:lang w:val="en-US"/>
        </w:rPr>
        <w:t xml:space="preserve">I am not sure here if </w:t>
      </w:r>
      <w:r>
        <w:rPr>
          <w:lang w:val="en-US"/>
        </w:rPr>
        <w:t>“</w:t>
      </w:r>
      <w:r w:rsidRPr="006E6E2D">
        <w:rPr>
          <w:lang w:val="en-US"/>
        </w:rPr>
        <w:t>estimation of risk</w:t>
      </w:r>
      <w:r>
        <w:rPr>
          <w:lang w:val="en-US"/>
        </w:rPr>
        <w:t>”</w:t>
      </w:r>
      <w:r w:rsidRPr="006E6E2D">
        <w:rPr>
          <w:lang w:val="en-US"/>
        </w:rPr>
        <w:t xml:space="preserve"> in the original paragraph can be interpreted as </w:t>
      </w:r>
      <w:r>
        <w:rPr>
          <w:lang w:val="en-US"/>
        </w:rPr>
        <w:t>“</w:t>
      </w:r>
      <w:r w:rsidRPr="006E6E2D">
        <w:rPr>
          <w:lang w:val="en-US"/>
        </w:rPr>
        <w:t>diagnosis</w:t>
      </w:r>
      <w:r>
        <w:rPr>
          <w:lang w:val="en-US"/>
        </w:rPr>
        <w:t>”</w:t>
      </w:r>
      <w:r w:rsidR="003B4B4A">
        <w:rPr>
          <w:lang w:val="en-US"/>
        </w:rPr>
        <w:t>. Please double-</w:t>
      </w:r>
      <w:r>
        <w:rPr>
          <w:lang w:val="en-US"/>
        </w:rPr>
        <w:t>check</w:t>
      </w:r>
    </w:p>
  </w:comment>
  <w:comment w:id="1" w:author="Zenabu Suboi" w:date="2025-03-19T10:15:00Z" w:initials="ZS">
    <w:p w14:paraId="4AF9713D" w14:textId="38DA8FF2" w:rsidR="001F2AF9" w:rsidRPr="001F2AF9" w:rsidRDefault="001F2AF9">
      <w:pPr>
        <w:pStyle w:val="CommentText"/>
        <w:rPr>
          <w:lang w:val="en-US"/>
        </w:rPr>
      </w:pPr>
      <w:r>
        <w:rPr>
          <w:rStyle w:val="CommentReference"/>
        </w:rPr>
        <w:annotationRef/>
      </w:r>
      <w:r w:rsidRPr="001F2AF9">
        <w:rPr>
          <w:lang w:val="en-US"/>
        </w:rPr>
        <w:t>This sentence seems quite long</w:t>
      </w:r>
      <w:r w:rsidR="008D7CFF">
        <w:rPr>
          <w:lang w:val="en-US"/>
        </w:rPr>
        <w:t xml:space="preserve"> to me</w:t>
      </w:r>
      <w:r w:rsidRPr="001F2AF9">
        <w:rPr>
          <w:lang w:val="en-US"/>
        </w:rPr>
        <w:t>. You m</w:t>
      </w:r>
      <w:r w:rsidR="002E691C">
        <w:rPr>
          <w:lang w:val="en-US"/>
        </w:rPr>
        <w:t>ay consider</w:t>
      </w:r>
      <w:r w:rsidR="00D52A76">
        <w:rPr>
          <w:lang w:val="en-US"/>
        </w:rPr>
        <w:t xml:space="preserve"> </w:t>
      </w:r>
      <w:r w:rsidR="002E691C">
        <w:rPr>
          <w:lang w:val="en-US"/>
        </w:rPr>
        <w:t>splitting</w:t>
      </w:r>
      <w:r w:rsidR="00D52A76">
        <w:rPr>
          <w:lang w:val="en-US"/>
        </w:rPr>
        <w:t xml:space="preserve"> it for clarity</w:t>
      </w:r>
    </w:p>
  </w:comment>
  <w:comment w:id="2" w:author="Zenabu Suboi" w:date="2025-03-19T10:18:00Z" w:initials="ZS">
    <w:p w14:paraId="32DC7926" w14:textId="2C4A427C" w:rsidR="00D52A76" w:rsidRPr="00D52A76" w:rsidRDefault="00D52A76">
      <w:pPr>
        <w:pStyle w:val="CommentText"/>
        <w:rPr>
          <w:lang w:val="en-US"/>
        </w:rPr>
      </w:pPr>
      <w:r>
        <w:rPr>
          <w:rStyle w:val="CommentReference"/>
        </w:rPr>
        <w:annotationRef/>
      </w:r>
      <w:r w:rsidR="00D80C32">
        <w:rPr>
          <w:lang w:val="en-US"/>
        </w:rPr>
        <w:t>I feel</w:t>
      </w:r>
      <w:r w:rsidR="0057396E">
        <w:rPr>
          <w:lang w:val="en-US"/>
        </w:rPr>
        <w:t xml:space="preserve"> you could start with</w:t>
      </w:r>
      <w:r w:rsidRPr="00D52A76">
        <w:rPr>
          <w:lang w:val="en-US"/>
        </w:rPr>
        <w:t xml:space="preserve"> this sentence could</w:t>
      </w:r>
      <w:r>
        <w:rPr>
          <w:lang w:val="en-US"/>
        </w:rPr>
        <w:t xml:space="preserve"> to help with the flow</w:t>
      </w:r>
      <w:r w:rsidR="0085010B">
        <w:rPr>
          <w:lang w:val="en-US"/>
        </w:rPr>
        <w:t>. It will help to put the remaining text in context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BC46B9F" w15:done="0"/>
  <w15:commentEx w15:paraId="4AF9713D" w15:done="0"/>
  <w15:commentEx w15:paraId="32DC792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9F0370"/>
    <w:multiLevelType w:val="hybridMultilevel"/>
    <w:tmpl w:val="491C245A"/>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Zenabu Suboi">
    <w15:presenceInfo w15:providerId="None" w15:userId="Zenabu Subo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08D"/>
    <w:rsid w:val="00020B8F"/>
    <w:rsid w:val="001844EF"/>
    <w:rsid w:val="001D6BCD"/>
    <w:rsid w:val="001F2AF9"/>
    <w:rsid w:val="002E691C"/>
    <w:rsid w:val="0031308D"/>
    <w:rsid w:val="003B4B4A"/>
    <w:rsid w:val="004243B4"/>
    <w:rsid w:val="004A6C12"/>
    <w:rsid w:val="004E5AF2"/>
    <w:rsid w:val="00542513"/>
    <w:rsid w:val="005614E2"/>
    <w:rsid w:val="0057396E"/>
    <w:rsid w:val="005F1CB3"/>
    <w:rsid w:val="006D05B3"/>
    <w:rsid w:val="006E6E2D"/>
    <w:rsid w:val="0085010B"/>
    <w:rsid w:val="00862D03"/>
    <w:rsid w:val="008D7CFF"/>
    <w:rsid w:val="0093462C"/>
    <w:rsid w:val="0094429C"/>
    <w:rsid w:val="00967DE2"/>
    <w:rsid w:val="00A90DC9"/>
    <w:rsid w:val="00BF1C2B"/>
    <w:rsid w:val="00C4362F"/>
    <w:rsid w:val="00CB5F08"/>
    <w:rsid w:val="00D52A76"/>
    <w:rsid w:val="00D7735D"/>
    <w:rsid w:val="00D80C32"/>
    <w:rsid w:val="00DB7900"/>
    <w:rsid w:val="00E15068"/>
    <w:rsid w:val="00E568A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426C"/>
  <w15:chartTrackingRefBased/>
  <w15:docId w15:val="{BD43D0E0-4C56-404D-B441-0A843CEB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2513"/>
    <w:rPr>
      <w:color w:val="0563C1" w:themeColor="hyperlink"/>
      <w:u w:val="single"/>
    </w:rPr>
  </w:style>
  <w:style w:type="paragraph" w:styleId="ListParagraph">
    <w:name w:val="List Paragraph"/>
    <w:basedOn w:val="Normal"/>
    <w:uiPriority w:val="34"/>
    <w:qFormat/>
    <w:rsid w:val="00E568A6"/>
    <w:pPr>
      <w:ind w:left="720"/>
      <w:contextualSpacing/>
    </w:pPr>
    <w:rPr>
      <w:lang w:val="en-US"/>
    </w:rPr>
  </w:style>
  <w:style w:type="paragraph" w:customStyle="1" w:styleId="Default">
    <w:name w:val="Default"/>
    <w:rsid w:val="00E568A6"/>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6E6E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E2D"/>
    <w:rPr>
      <w:rFonts w:ascii="Segoe UI" w:hAnsi="Segoe UI" w:cs="Segoe UI"/>
      <w:sz w:val="18"/>
      <w:szCs w:val="18"/>
    </w:rPr>
  </w:style>
  <w:style w:type="character" w:styleId="CommentReference">
    <w:name w:val="annotation reference"/>
    <w:basedOn w:val="DefaultParagraphFont"/>
    <w:uiPriority w:val="99"/>
    <w:semiHidden/>
    <w:unhideWhenUsed/>
    <w:rsid w:val="006E6E2D"/>
    <w:rPr>
      <w:sz w:val="16"/>
      <w:szCs w:val="16"/>
    </w:rPr>
  </w:style>
  <w:style w:type="paragraph" w:styleId="CommentText">
    <w:name w:val="annotation text"/>
    <w:basedOn w:val="Normal"/>
    <w:link w:val="CommentTextChar"/>
    <w:uiPriority w:val="99"/>
    <w:semiHidden/>
    <w:unhideWhenUsed/>
    <w:rsid w:val="006E6E2D"/>
    <w:pPr>
      <w:spacing w:line="240" w:lineRule="auto"/>
    </w:pPr>
    <w:rPr>
      <w:sz w:val="20"/>
      <w:szCs w:val="20"/>
    </w:rPr>
  </w:style>
  <w:style w:type="character" w:customStyle="1" w:styleId="CommentTextChar">
    <w:name w:val="Comment Text Char"/>
    <w:basedOn w:val="DefaultParagraphFont"/>
    <w:link w:val="CommentText"/>
    <w:uiPriority w:val="99"/>
    <w:semiHidden/>
    <w:rsid w:val="006E6E2D"/>
    <w:rPr>
      <w:sz w:val="20"/>
      <w:szCs w:val="20"/>
    </w:rPr>
  </w:style>
  <w:style w:type="paragraph" w:styleId="CommentSubject">
    <w:name w:val="annotation subject"/>
    <w:basedOn w:val="CommentText"/>
    <w:next w:val="CommentText"/>
    <w:link w:val="CommentSubjectChar"/>
    <w:uiPriority w:val="99"/>
    <w:semiHidden/>
    <w:unhideWhenUsed/>
    <w:rsid w:val="006E6E2D"/>
    <w:rPr>
      <w:b/>
      <w:bCs/>
    </w:rPr>
  </w:style>
  <w:style w:type="character" w:customStyle="1" w:styleId="CommentSubjectChar">
    <w:name w:val="Comment Subject Char"/>
    <w:basedOn w:val="CommentTextChar"/>
    <w:link w:val="CommentSubject"/>
    <w:uiPriority w:val="99"/>
    <w:semiHidden/>
    <w:rsid w:val="006E6E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lagiarism.org/understanding-plagiarism"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1067</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Ndeniria Swai</dc:creator>
  <cp:keywords/>
  <dc:description/>
  <cp:lastModifiedBy>Zenabu Suboi</cp:lastModifiedBy>
  <cp:revision>4</cp:revision>
  <dcterms:created xsi:type="dcterms:W3CDTF">2025-03-19T10:09:00Z</dcterms:created>
  <dcterms:modified xsi:type="dcterms:W3CDTF">2025-03-19T10:18:00Z</dcterms:modified>
</cp:coreProperties>
</file>