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FCA68" w14:textId="77777777" w:rsidR="00031E58" w:rsidRPr="00537108" w:rsidRDefault="002659C7" w:rsidP="0053710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37108">
        <w:rPr>
          <w:rFonts w:ascii="Arial" w:hAnsi="Arial" w:cs="Arial"/>
          <w:b/>
          <w:sz w:val="24"/>
          <w:szCs w:val="24"/>
          <w:u w:val="single"/>
        </w:rPr>
        <w:t>ASSIGNMENT 5A – METHODS</w:t>
      </w:r>
    </w:p>
    <w:p w14:paraId="5A54DB5C" w14:textId="77777777" w:rsidR="002659C7" w:rsidRPr="009A4B4B" w:rsidRDefault="002659C7" w:rsidP="002659C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  <w:u w:val="single"/>
        </w:rPr>
      </w:pPr>
      <w:r w:rsidRPr="009A4B4B">
        <w:rPr>
          <w:rFonts w:ascii="Arial" w:hAnsi="Arial" w:cs="Arial"/>
          <w:b/>
          <w:sz w:val="24"/>
          <w:szCs w:val="24"/>
          <w:u w:val="single"/>
        </w:rPr>
        <w:t>Title</w:t>
      </w:r>
    </w:p>
    <w:p w14:paraId="047041A0" w14:textId="77777777" w:rsidR="002659C7" w:rsidRPr="007605C6" w:rsidRDefault="002659C7" w:rsidP="00265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605C6">
        <w:rPr>
          <w:rFonts w:ascii="Arial" w:hAnsi="Arial" w:cs="Arial"/>
          <w:sz w:val="24"/>
          <w:szCs w:val="24"/>
          <w:lang w:val="en-US"/>
        </w:rPr>
        <w:t>Drivers of Impact of Malaria Interventions in Ghana: A Global Sensitivity Analysis</w:t>
      </w:r>
    </w:p>
    <w:p w14:paraId="61924B80" w14:textId="77777777" w:rsidR="002659C7" w:rsidRPr="007605C6" w:rsidRDefault="002659C7" w:rsidP="002659C7">
      <w:pPr>
        <w:pStyle w:val="ListParagraph"/>
        <w:ind w:left="1440"/>
        <w:rPr>
          <w:rFonts w:ascii="Arial" w:hAnsi="Arial" w:cs="Arial"/>
          <w:sz w:val="24"/>
          <w:szCs w:val="24"/>
          <w:lang w:val="en-US"/>
        </w:rPr>
      </w:pPr>
    </w:p>
    <w:p w14:paraId="44674611" w14:textId="62C99B9C" w:rsidR="002659C7" w:rsidRPr="007605C6" w:rsidRDefault="002659C7" w:rsidP="00265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605C6">
        <w:rPr>
          <w:rFonts w:ascii="Arial" w:hAnsi="Arial" w:cs="Arial"/>
          <w:sz w:val="24"/>
          <w:szCs w:val="24"/>
          <w:lang w:val="en-US"/>
        </w:rPr>
        <w:t xml:space="preserve">Understanding the Key Drivers of </w:t>
      </w:r>
      <w:ins w:id="0" w:author="Riana Paola" w:date="2025-04-28T10:20:00Z" w16du:dateUtc="2025-04-28T08:20:00Z">
        <w:r w:rsidR="00B23894">
          <w:rPr>
            <w:rFonts w:ascii="Arial" w:hAnsi="Arial" w:cs="Arial"/>
            <w:sz w:val="24"/>
            <w:szCs w:val="24"/>
            <w:lang w:val="en-US"/>
          </w:rPr>
          <w:t xml:space="preserve">the </w:t>
        </w:r>
      </w:ins>
      <w:r w:rsidRPr="007605C6">
        <w:rPr>
          <w:rFonts w:ascii="Arial" w:hAnsi="Arial" w:cs="Arial"/>
          <w:sz w:val="24"/>
          <w:szCs w:val="24"/>
          <w:lang w:val="en-US"/>
        </w:rPr>
        <w:t>Impact of Malaria Interventions in Ghana</w:t>
      </w:r>
      <w:r w:rsidR="00881A8C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8F7C87A" w14:textId="77777777" w:rsidR="002659C7" w:rsidRPr="007605C6" w:rsidRDefault="002659C7" w:rsidP="002659C7">
      <w:pPr>
        <w:pStyle w:val="ListParagraph"/>
        <w:ind w:left="1440"/>
        <w:rPr>
          <w:rFonts w:ascii="Arial" w:hAnsi="Arial" w:cs="Arial"/>
          <w:sz w:val="24"/>
          <w:szCs w:val="24"/>
          <w:lang w:val="en-US"/>
        </w:rPr>
      </w:pPr>
    </w:p>
    <w:p w14:paraId="64D2C30A" w14:textId="77777777" w:rsidR="002659C7" w:rsidRDefault="00475EDC" w:rsidP="00265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="007605C6">
        <w:rPr>
          <w:rFonts w:ascii="Arial" w:hAnsi="Arial" w:cs="Arial"/>
          <w:sz w:val="24"/>
          <w:szCs w:val="24"/>
          <w:lang w:val="en-US"/>
        </w:rPr>
        <w:t xml:space="preserve"> </w:t>
      </w:r>
      <w:r w:rsidR="006A5EE3">
        <w:rPr>
          <w:rFonts w:ascii="Arial" w:hAnsi="Arial" w:cs="Arial"/>
          <w:sz w:val="24"/>
          <w:szCs w:val="24"/>
          <w:lang w:val="en-US"/>
        </w:rPr>
        <w:t>Sensitivity Analysis to Determine the Key Determinants of Malaria Intervention Impact a</w:t>
      </w:r>
      <w:r w:rsidR="006A5EE3" w:rsidRPr="007605C6">
        <w:rPr>
          <w:rFonts w:ascii="Arial" w:hAnsi="Arial" w:cs="Arial"/>
          <w:sz w:val="24"/>
          <w:szCs w:val="24"/>
          <w:lang w:val="en-US"/>
        </w:rPr>
        <w:t xml:space="preserve">t </w:t>
      </w:r>
      <w:r w:rsidR="006A5EE3">
        <w:rPr>
          <w:rFonts w:ascii="Arial" w:hAnsi="Arial" w:cs="Arial"/>
          <w:sz w:val="24"/>
          <w:szCs w:val="24"/>
          <w:lang w:val="en-US"/>
        </w:rPr>
        <w:t>the</w:t>
      </w:r>
      <w:r w:rsidR="006A5EE3" w:rsidRPr="007605C6">
        <w:rPr>
          <w:rFonts w:ascii="Arial" w:hAnsi="Arial" w:cs="Arial"/>
          <w:sz w:val="24"/>
          <w:szCs w:val="24"/>
          <w:lang w:val="en-US"/>
        </w:rPr>
        <w:t xml:space="preserve"> District Level </w:t>
      </w:r>
      <w:r w:rsidR="006A5EE3">
        <w:rPr>
          <w:rFonts w:ascii="Arial" w:hAnsi="Arial" w:cs="Arial"/>
          <w:sz w:val="24"/>
          <w:szCs w:val="24"/>
          <w:lang w:val="en-US"/>
        </w:rPr>
        <w:t>i</w:t>
      </w:r>
      <w:r w:rsidR="006A5EE3" w:rsidRPr="007605C6">
        <w:rPr>
          <w:rFonts w:ascii="Arial" w:hAnsi="Arial" w:cs="Arial"/>
          <w:sz w:val="24"/>
          <w:szCs w:val="24"/>
          <w:lang w:val="en-US"/>
        </w:rPr>
        <w:t xml:space="preserve">n </w:t>
      </w:r>
      <w:commentRangeStart w:id="1"/>
      <w:r w:rsidR="002659C7" w:rsidRPr="007605C6">
        <w:rPr>
          <w:rFonts w:ascii="Arial" w:hAnsi="Arial" w:cs="Arial"/>
          <w:sz w:val="24"/>
          <w:szCs w:val="24"/>
          <w:lang w:val="en-US"/>
        </w:rPr>
        <w:t>Ghana</w:t>
      </w:r>
      <w:commentRangeEnd w:id="1"/>
      <w:r w:rsidR="00B23894">
        <w:rPr>
          <w:rStyle w:val="CommentReference"/>
        </w:rPr>
        <w:commentReference w:id="1"/>
      </w:r>
    </w:p>
    <w:p w14:paraId="049144DB" w14:textId="77777777" w:rsidR="00881A8C" w:rsidRPr="00881A8C" w:rsidRDefault="00881A8C" w:rsidP="00881A8C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40B4074" w14:textId="77777777" w:rsidR="00881A8C" w:rsidRPr="00881A8C" w:rsidRDefault="00881A8C" w:rsidP="00881A8C">
      <w:pPr>
        <w:rPr>
          <w:rFonts w:ascii="Arial" w:hAnsi="Arial" w:cs="Arial"/>
          <w:b/>
          <w:sz w:val="24"/>
          <w:szCs w:val="24"/>
          <w:lang w:val="en-US"/>
        </w:rPr>
      </w:pPr>
      <w:r w:rsidRPr="00881A8C">
        <w:rPr>
          <w:rFonts w:ascii="Arial" w:hAnsi="Arial" w:cs="Arial"/>
          <w:b/>
          <w:sz w:val="24"/>
          <w:szCs w:val="24"/>
          <w:lang w:val="en-US"/>
        </w:rPr>
        <w:t>I prefer the first title with the colon format</w:t>
      </w:r>
    </w:p>
    <w:p w14:paraId="4EB47323" w14:textId="77777777" w:rsidR="002659C7" w:rsidRPr="007605C6" w:rsidRDefault="002659C7" w:rsidP="002659C7">
      <w:pPr>
        <w:pStyle w:val="ListParagraph"/>
        <w:ind w:left="1440"/>
        <w:rPr>
          <w:rFonts w:ascii="Arial" w:hAnsi="Arial" w:cs="Arial"/>
          <w:sz w:val="24"/>
          <w:szCs w:val="24"/>
          <w:lang w:val="en-US"/>
        </w:rPr>
      </w:pPr>
    </w:p>
    <w:p w14:paraId="7BB1ED1D" w14:textId="77777777" w:rsidR="007605C6" w:rsidRDefault="002659C7" w:rsidP="007605C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  <w:u w:val="single"/>
        </w:rPr>
      </w:pPr>
      <w:r w:rsidRPr="007605C6">
        <w:rPr>
          <w:rFonts w:ascii="Arial" w:hAnsi="Arial" w:cs="Arial"/>
          <w:b/>
          <w:sz w:val="24"/>
          <w:szCs w:val="24"/>
          <w:u w:val="single"/>
        </w:rPr>
        <w:t>Methods</w:t>
      </w:r>
    </w:p>
    <w:p w14:paraId="73E264D9" w14:textId="77777777" w:rsidR="005D2802" w:rsidRPr="005D2802" w:rsidRDefault="005D2802" w:rsidP="00537108">
      <w:pPr>
        <w:ind w:left="360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5D2802">
        <w:rPr>
          <w:rFonts w:ascii="Arial" w:hAnsi="Arial" w:cs="Arial"/>
          <w:b/>
          <w:sz w:val="24"/>
          <w:szCs w:val="24"/>
          <w:u w:val="single"/>
          <w:lang w:val="en-US"/>
        </w:rPr>
        <w:t>Key:</w:t>
      </w:r>
    </w:p>
    <w:p w14:paraId="4F43C7A6" w14:textId="77777777" w:rsidR="005D2802" w:rsidRDefault="005D2802" w:rsidP="0053710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FF0295">
        <w:rPr>
          <w:rFonts w:ascii="Arial" w:hAnsi="Arial" w:cs="Arial"/>
          <w:sz w:val="24"/>
          <w:szCs w:val="24"/>
          <w:highlight w:val="yellow"/>
          <w:lang w:val="en-US"/>
        </w:rPr>
        <w:t>Overview</w:t>
      </w:r>
      <w:r w:rsidR="003C4A51" w:rsidRPr="00FF0295">
        <w:rPr>
          <w:rFonts w:ascii="Arial" w:hAnsi="Arial" w:cs="Arial"/>
          <w:sz w:val="24"/>
          <w:szCs w:val="24"/>
          <w:highlight w:val="yellow"/>
          <w:lang w:val="en-US"/>
        </w:rPr>
        <w:t>, research aim, and location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753"/>
      </w:tblGrid>
      <w:tr w:rsidR="005D2802" w:rsidRPr="003C4A51" w14:paraId="23983BC7" w14:textId="77777777">
        <w:trPr>
          <w:trHeight w:val="266"/>
        </w:trPr>
        <w:tc>
          <w:tcPr>
            <w:tcW w:w="8753" w:type="dxa"/>
          </w:tcPr>
          <w:p w14:paraId="764F1E04" w14:textId="77777777" w:rsidR="005D2802" w:rsidRDefault="00FF0295" w:rsidP="005D280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F0295">
              <w:rPr>
                <w:rFonts w:ascii="Arial" w:hAnsi="Arial" w:cs="Arial"/>
                <w:sz w:val="24"/>
                <w:szCs w:val="24"/>
                <w:highlight w:val="green"/>
                <w:lang w:val="en-US"/>
              </w:rPr>
              <w:t>S</w:t>
            </w:r>
            <w:r w:rsidR="005D2802" w:rsidRPr="00FF0295">
              <w:rPr>
                <w:rFonts w:ascii="Arial" w:hAnsi="Arial" w:cs="Arial"/>
                <w:sz w:val="24"/>
                <w:szCs w:val="24"/>
                <w:highlight w:val="green"/>
                <w:lang w:val="en-US"/>
              </w:rPr>
              <w:t>ubjects</w:t>
            </w:r>
            <w:r w:rsidRPr="00FF0295">
              <w:rPr>
                <w:rFonts w:ascii="Arial" w:hAnsi="Arial" w:cs="Arial"/>
                <w:sz w:val="24"/>
                <w:szCs w:val="24"/>
                <w:highlight w:val="green"/>
                <w:lang w:val="en-US"/>
              </w:rPr>
              <w:t xml:space="preserve"> and data</w:t>
            </w:r>
            <w:r w:rsidR="005D2802" w:rsidRPr="005D280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543F832D" w14:textId="77777777" w:rsidR="005D2802" w:rsidRPr="005D2802" w:rsidRDefault="005D2802" w:rsidP="00DA1B0A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F0295">
              <w:rPr>
                <w:rFonts w:ascii="Arial" w:hAnsi="Arial" w:cs="Arial"/>
                <w:sz w:val="24"/>
                <w:szCs w:val="24"/>
                <w:highlight w:val="cyan"/>
                <w:lang w:val="en-US"/>
              </w:rPr>
              <w:t>procedure</w:t>
            </w:r>
          </w:p>
        </w:tc>
      </w:tr>
    </w:tbl>
    <w:p w14:paraId="223A0062" w14:textId="77777777" w:rsidR="005D2802" w:rsidRDefault="005D2802" w:rsidP="0053710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262D8732" w14:textId="77777777" w:rsidR="004D51AA" w:rsidRDefault="004D51AA" w:rsidP="0053710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5D2802">
        <w:rPr>
          <w:rFonts w:ascii="Arial" w:hAnsi="Arial" w:cs="Arial"/>
          <w:sz w:val="24"/>
          <w:szCs w:val="24"/>
          <w:highlight w:val="yellow"/>
          <w:lang w:val="en-US"/>
        </w:rPr>
        <w:t xml:space="preserve">This study used </w:t>
      </w:r>
      <w:r w:rsidR="00A60494" w:rsidRPr="005D2802">
        <w:rPr>
          <w:rFonts w:ascii="Arial" w:hAnsi="Arial" w:cs="Arial"/>
          <w:sz w:val="24"/>
          <w:szCs w:val="24"/>
          <w:highlight w:val="yellow"/>
          <w:lang w:val="en-US"/>
        </w:rPr>
        <w:t>mathematical modeling</w:t>
      </w:r>
      <w:r w:rsidR="00C167E9" w:rsidRPr="005D2802">
        <w:rPr>
          <w:rFonts w:ascii="Arial" w:hAnsi="Arial" w:cs="Arial"/>
          <w:sz w:val="24"/>
          <w:szCs w:val="24"/>
          <w:highlight w:val="yellow"/>
          <w:lang w:val="en-US"/>
        </w:rPr>
        <w:t xml:space="preserve"> of malaria transmission</w:t>
      </w:r>
      <w:r w:rsidR="00A60494" w:rsidRPr="005D2802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="0060503C" w:rsidRPr="005D2802">
        <w:rPr>
          <w:rFonts w:ascii="Arial" w:hAnsi="Arial" w:cs="Arial"/>
          <w:sz w:val="24"/>
          <w:szCs w:val="24"/>
          <w:highlight w:val="yellow"/>
          <w:lang w:val="en-US"/>
        </w:rPr>
        <w:t>Gaussian process</w:t>
      </w:r>
      <w:r w:rsidR="00A60494" w:rsidRPr="005D2802">
        <w:rPr>
          <w:rFonts w:ascii="Arial" w:hAnsi="Arial" w:cs="Arial"/>
          <w:sz w:val="24"/>
          <w:szCs w:val="24"/>
          <w:highlight w:val="yellow"/>
          <w:lang w:val="en-US"/>
        </w:rPr>
        <w:t xml:space="preserve"> emulators, and </w:t>
      </w:r>
      <w:r w:rsidRPr="005D2802">
        <w:rPr>
          <w:rFonts w:ascii="Arial" w:hAnsi="Arial" w:cs="Arial"/>
          <w:sz w:val="24"/>
          <w:szCs w:val="24"/>
          <w:highlight w:val="yellow"/>
          <w:lang w:val="en-US"/>
        </w:rPr>
        <w:t>a variance-based sensitivity approach to identify the key drivers of impact of malaria interventions on malaria incidence at the district level in Ghana.</w:t>
      </w:r>
      <w:r w:rsidR="001F60DD">
        <w:rPr>
          <w:rFonts w:ascii="Arial" w:hAnsi="Arial" w:cs="Arial"/>
          <w:sz w:val="24"/>
          <w:szCs w:val="24"/>
          <w:lang w:val="en-US"/>
        </w:rPr>
        <w:t xml:space="preserve"> </w:t>
      </w:r>
      <w:r w:rsidR="001F60DD" w:rsidRPr="001F60DD">
        <w:rPr>
          <w:rFonts w:ascii="Arial" w:hAnsi="Arial" w:cs="Arial"/>
          <w:sz w:val="24"/>
          <w:szCs w:val="24"/>
          <w:highlight w:val="yellow"/>
          <w:lang w:val="en-US"/>
        </w:rPr>
        <w:t xml:space="preserve">It examined how variations in model parameters, such as intervention coverage, contribute to reductions in malaria incidence at the district </w:t>
      </w:r>
      <w:commentRangeStart w:id="2"/>
      <w:r w:rsidR="001F60DD" w:rsidRPr="001F60DD">
        <w:rPr>
          <w:rFonts w:ascii="Arial" w:hAnsi="Arial" w:cs="Arial"/>
          <w:sz w:val="24"/>
          <w:szCs w:val="24"/>
          <w:highlight w:val="yellow"/>
          <w:lang w:val="en-US"/>
        </w:rPr>
        <w:t>level</w:t>
      </w:r>
      <w:commentRangeEnd w:id="2"/>
      <w:r w:rsidR="00B23894">
        <w:rPr>
          <w:rStyle w:val="CommentReference"/>
        </w:rPr>
        <w:commentReference w:id="2"/>
      </w:r>
      <w:r w:rsidR="001F60DD" w:rsidRPr="001F60DD">
        <w:rPr>
          <w:rFonts w:ascii="Arial" w:hAnsi="Arial" w:cs="Arial"/>
          <w:sz w:val="24"/>
          <w:szCs w:val="24"/>
          <w:highlight w:val="yellow"/>
          <w:lang w:val="en-US"/>
        </w:rPr>
        <w:t>.</w:t>
      </w:r>
    </w:p>
    <w:p w14:paraId="3BA8499A" w14:textId="77777777" w:rsidR="00902136" w:rsidRPr="00FF0295" w:rsidRDefault="004D51AA" w:rsidP="00A60494">
      <w:pPr>
        <w:ind w:left="360"/>
        <w:rPr>
          <w:rFonts w:ascii="Arial" w:hAnsi="Arial" w:cs="Arial"/>
          <w:sz w:val="24"/>
          <w:szCs w:val="24"/>
          <w:highlight w:val="cyan"/>
          <w:lang w:val="en-US"/>
        </w:rPr>
      </w:pP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>To simulate malaria incidence at the district level in Ghana, w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>e used</w:t>
      </w:r>
      <w:r w:rsidR="00DB2DB0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OpenMalaria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v44.0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begin"/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instrText xml:space="preserve"> ADDIN ZOTERO_ITEM CSL_CITATION {"citationID":"XUWA95uy","properties":{"formattedCitation":"(1)","plainCitation":"(1)","noteIndex":0},"citationItems":[{"id":50,"uris":["http://zotero.org/users/13629295/items/NGIM5UUD"],"itemData":{"id":50,"type":"webpage","abstract":"A simulator of malaria epidemiology and control. Contribute to SwissTPH/openmalaria development by creating an account on GitHub.","container-title":"GitHub","language":"en","title":"OpenMalaria wiki","URL":"https://github.com/SwissTPH/openmalaria/wiki/Home","accessed":{"date-parts":[["2024",3,16]]}}}],"schema":"https://github.com/citation-style-language/schema/raw/master/csl-citation.json"} </w:instrTex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separate"/>
      </w:r>
      <w:r w:rsidR="00533222" w:rsidRPr="00FF0295">
        <w:rPr>
          <w:rFonts w:ascii="Arial" w:hAnsi="Arial" w:cs="Arial"/>
          <w:sz w:val="24"/>
          <w:highlight w:val="cyan"/>
          <w:lang w:val="en-US"/>
        </w:rPr>
        <w:t>(1)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end"/>
      </w:r>
      <w:r w:rsidR="00DB2DB0" w:rsidRPr="00FF0295">
        <w:rPr>
          <w:rFonts w:ascii="Arial" w:hAnsi="Arial" w:cs="Arial"/>
          <w:sz w:val="24"/>
          <w:szCs w:val="24"/>
          <w:highlight w:val="cyan"/>
          <w:lang w:val="en-US"/>
        </w:rPr>
        <w:t>, an i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ndividual-based </w:t>
      </w:r>
      <w:r w:rsidR="00DB2DB0" w:rsidRPr="00FF0295">
        <w:rPr>
          <w:rFonts w:ascii="Arial" w:hAnsi="Arial" w:cs="Arial"/>
          <w:sz w:val="24"/>
          <w:szCs w:val="24"/>
          <w:highlight w:val="cyan"/>
          <w:lang w:val="en-US"/>
        </w:rPr>
        <w:t>model</w:t>
      </w:r>
      <w:r w:rsidR="008E671A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(IBM)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of malaria transmission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>. This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stochastic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open-source model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was 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>developed by the disease modeling unit of the Swiss Tropical and Public Health Institute. It co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>mprises an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individual-based human model and a mechanistic mosquito dynamics model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>for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simulating 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malaria </w:t>
      </w:r>
      <w:r w:rsidR="005B6DE5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epidemiology and 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transmission in 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>various transmission settings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>.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commentRangeStart w:id="3"/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To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>obtain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malaria incidence in Ghana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commentRangeEnd w:id="3"/>
      <w:r w:rsidR="001B2C40">
        <w:rPr>
          <w:rStyle w:val="CommentReference"/>
        </w:rPr>
        <w:commentReference w:id="3"/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>that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>reflects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district-specific intervention combinations as specified in the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National Malaria Elimination Strategic Plan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>(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>NMESP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>)</w:t>
      </w:r>
      <w:r w:rsidR="00533222">
        <w:rPr>
          <w:rFonts w:ascii="Arial" w:hAnsi="Arial" w:cs="Arial"/>
          <w:sz w:val="24"/>
          <w:szCs w:val="24"/>
          <w:lang w:val="en-US"/>
        </w:rPr>
        <w:t xml:space="preserve"> </w:t>
      </w:r>
      <w:r w:rsidR="00533222">
        <w:rPr>
          <w:rFonts w:ascii="Arial" w:hAnsi="Arial" w:cs="Arial"/>
          <w:sz w:val="24"/>
          <w:szCs w:val="24"/>
          <w:lang w:val="en-US"/>
        </w:rPr>
        <w:fldChar w:fldCharType="begin"/>
      </w:r>
      <w:r w:rsidR="00533222">
        <w:rPr>
          <w:rFonts w:ascii="Arial" w:hAnsi="Arial" w:cs="Arial"/>
          <w:sz w:val="24"/>
          <w:szCs w:val="24"/>
          <w:lang w:val="en-US"/>
        </w:rPr>
        <w:instrText xml:space="preserve"> ADDIN ZOTERO_ITEM CSL_CITATION {"citationID":"0RLaOAHy","properties":{"formattedCitation":"(2)","plainCitation":"(2)","noteIndex":0},"citationItems":[{"id":27,"uris":["http://zotero.org/users/13629295/items/QDMZZD8I"],"itemData":{"id":27,"type":"document","title":"National Malaria Elimination Strategic Plan","title-short":"NMESP 2024-2028","URL":"https://mesamalaria.org/resource-hub/national-malaria-elimination-strategic-plan-nmesp-of-ghana-2024-2028/","author":[{"family":"NMEP","given":"Ghana"}]}}],"schema":"https://github.com/citation-style-language/schema/raw/master/csl-citation.json"} </w:instrText>
      </w:r>
      <w:r w:rsidR="00533222">
        <w:rPr>
          <w:rFonts w:ascii="Arial" w:hAnsi="Arial" w:cs="Arial"/>
          <w:sz w:val="24"/>
          <w:szCs w:val="24"/>
          <w:lang w:val="en-US"/>
        </w:rPr>
        <w:fldChar w:fldCharType="separate"/>
      </w:r>
      <w:r w:rsidR="00533222" w:rsidRPr="00533222">
        <w:rPr>
          <w:rFonts w:ascii="Arial" w:hAnsi="Arial" w:cs="Arial"/>
          <w:sz w:val="24"/>
          <w:lang w:val="en-US"/>
        </w:rPr>
        <w:t>(2)</w:t>
      </w:r>
      <w:r w:rsidR="00533222">
        <w:rPr>
          <w:rFonts w:ascii="Arial" w:hAnsi="Arial" w:cs="Arial"/>
          <w:sz w:val="24"/>
          <w:szCs w:val="24"/>
          <w:lang w:val="en-US"/>
        </w:rPr>
        <w:fldChar w:fldCharType="end"/>
      </w:r>
      <w:r w:rsidR="007605C6" w:rsidRPr="00537108">
        <w:rPr>
          <w:rFonts w:ascii="Arial" w:hAnsi="Arial" w:cs="Arial"/>
          <w:sz w:val="24"/>
          <w:szCs w:val="24"/>
          <w:lang w:val="en-US"/>
        </w:rPr>
        <w:t xml:space="preserve">, </w:t>
      </w:r>
      <w:r w:rsidR="007605C6" w:rsidRPr="00FF0295">
        <w:rPr>
          <w:rFonts w:ascii="Arial" w:hAnsi="Arial" w:cs="Arial"/>
          <w:sz w:val="24"/>
          <w:szCs w:val="24"/>
          <w:highlight w:val="green"/>
          <w:lang w:val="en-US"/>
        </w:rPr>
        <w:t>we parameterized the OpenMalaria</w:t>
      </w:r>
      <w:r w:rsidR="00537108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 model using district-level </w:t>
      </w:r>
      <w:r w:rsidR="00475EDC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historical </w:t>
      </w:r>
      <w:r w:rsidR="00FF0295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intervention coverage and </w:t>
      </w:r>
      <w:r w:rsidR="00475EDC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epidemiological </w:t>
      </w:r>
      <w:r w:rsidR="00537108" w:rsidRPr="00FF0295">
        <w:rPr>
          <w:rFonts w:ascii="Arial" w:hAnsi="Arial" w:cs="Arial"/>
          <w:sz w:val="24"/>
          <w:szCs w:val="24"/>
          <w:highlight w:val="green"/>
          <w:lang w:val="en-US"/>
        </w:rPr>
        <w:t>data</w:t>
      </w:r>
      <w:r w:rsidR="007605C6" w:rsidRPr="00FF0295">
        <w:rPr>
          <w:rFonts w:ascii="Arial" w:hAnsi="Arial" w:cs="Arial"/>
          <w:sz w:val="24"/>
          <w:szCs w:val="24"/>
          <w:highlight w:val="green"/>
          <w:lang w:val="en-US"/>
        </w:rPr>
        <w:t>.</w:t>
      </w:r>
      <w:r w:rsidR="007605C6" w:rsidRPr="00537108">
        <w:rPr>
          <w:rFonts w:ascii="Arial" w:hAnsi="Arial" w:cs="Arial"/>
          <w:sz w:val="24"/>
          <w:szCs w:val="24"/>
          <w:lang w:val="en-US"/>
        </w:rPr>
        <w:t xml:space="preserve"> </w:t>
      </w:r>
      <w:commentRangeStart w:id="4"/>
      <w:r w:rsidR="0018174E" w:rsidRPr="003C4A51">
        <w:rPr>
          <w:rFonts w:ascii="Arial" w:hAnsi="Arial" w:cs="Arial"/>
          <w:sz w:val="24"/>
          <w:szCs w:val="24"/>
          <w:highlight w:val="green"/>
          <w:lang w:val="en-US"/>
        </w:rPr>
        <w:t>We used a 10,000 human population size with age structure from health and demographic surveillance data of Ghana</w:t>
      </w:r>
      <w:commentRangeEnd w:id="4"/>
      <w:r w:rsidR="001B2C40">
        <w:rPr>
          <w:rStyle w:val="CommentReference"/>
        </w:rPr>
        <w:commentReference w:id="4"/>
      </w:r>
      <w:r w:rsidR="0018174E">
        <w:rPr>
          <w:rFonts w:ascii="Arial" w:hAnsi="Arial" w:cs="Arial"/>
          <w:sz w:val="24"/>
          <w:szCs w:val="24"/>
          <w:lang w:val="en-US"/>
        </w:rPr>
        <w:t xml:space="preserve">. </w:t>
      </w:r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>Since OpenMalaria is a complex model with many parameters, it</w:t>
      </w:r>
      <w:r w:rsidR="003C4A5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is</w:t>
      </w:r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computational</w:t>
      </w:r>
      <w:r w:rsidR="007117E1" w:rsidRPr="00FF0295">
        <w:rPr>
          <w:rFonts w:ascii="Arial" w:hAnsi="Arial" w:cs="Arial"/>
          <w:sz w:val="24"/>
          <w:szCs w:val="24"/>
          <w:highlight w:val="cyan"/>
          <w:lang w:val="en-US"/>
        </w:rPr>
        <w:t>ly intensive</w:t>
      </w:r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to simulate malaria transmission; hence, we implemented the Latin hypercube sampling (LHS) method to reduce the number of model runs.</w:t>
      </w:r>
    </w:p>
    <w:p w14:paraId="421C7AE0" w14:textId="77777777" w:rsidR="007605C6" w:rsidRPr="00537108" w:rsidRDefault="00902136" w:rsidP="00A60494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Having obtained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>health outcomes</w:t>
      </w: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of interest (ie, </w:t>
      </w:r>
      <w:r w:rsidR="008E671A" w:rsidRPr="00FF0295">
        <w:rPr>
          <w:rFonts w:ascii="Arial" w:hAnsi="Arial" w:cs="Arial"/>
          <w:sz w:val="24"/>
          <w:szCs w:val="24"/>
          <w:highlight w:val="cyan"/>
          <w:lang w:val="en-US"/>
        </w:rPr>
        <w:t>m</w:t>
      </w: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alaria incidence) from the OpenMalaria model, 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we trained a Gaussian process (GP) surrogate model for 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lastRenderedPageBreak/>
        <w:t xml:space="preserve">each of the 261 districts in Ghana. The GP surrogate model learned the input-output relationship between the input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 xml:space="preserve">parameters 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and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 xml:space="preserve">the 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>output of the OpenMalaria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 xml:space="preserve"> model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and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>was then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used as a faster alternative during the sensitivity analysis.</w: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To quantify the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>influence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of each model input parameter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>on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the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 xml:space="preserve"> model output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>, we used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the GP model and a variance-based sensitivity analysis method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>,</w:t>
      </w:r>
      <w:r w:rsidR="0048290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such as the Sobol method</w: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begin"/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instrText xml:space="preserve"> ADDIN ZOTERO_ITEM CSL_CITATION {"citationID":"IZ4jbiyj","properties":{"formattedCitation":"(3)","plainCitation":"(3)","noteIndex":0},"citationItems":[{"id":22,"uris":["http://zotero.org/users/13629295/items/P6IFPSBC"],"itemData":{"id":22,"type":"book","title":"Global_Sensitivity_Analysis_The_Primer_Wiley_Interscience_2008_","title-short":"Global sensitivity analysis","URL":"A_Saltelli_Marco_Ratto_Terry_Andres_Francesca_Campolongo_Jessica_Cariboni_Debora_Gatelli_Michaela_Saisana_Stefano_Tarantola_Global_Sensitivity_Analysis_The_Primer_Wiley_Interscience_2008_","author":[{"family":"Saltelli","given":"A."}]}}],"schema":"https://github.com/citation-style-language/schema/raw/master/csl-citation.json"} </w:instrTex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separate"/>
      </w:r>
      <w:r w:rsidR="00A60494" w:rsidRPr="00FF0295">
        <w:rPr>
          <w:rFonts w:ascii="Arial" w:hAnsi="Arial" w:cs="Arial"/>
          <w:sz w:val="24"/>
          <w:highlight w:val="cyan"/>
          <w:lang w:val="en-US"/>
        </w:rPr>
        <w:t>(3)</w: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end"/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>,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to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systematically 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>evaluate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the relative importance of key intervention-related parameters on</w:t>
      </w: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malaria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incidence reduction from 2023 to 2026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>. Since such methods require rapid and reliable prediction of model outcomes across a high-dimensional parameter space</w:t>
      </w:r>
      <w:r w:rsidR="00706970">
        <w:rPr>
          <w:rFonts w:ascii="Arial" w:hAnsi="Arial" w:cs="Arial"/>
          <w:sz w:val="24"/>
          <w:szCs w:val="24"/>
          <w:highlight w:val="cyan"/>
          <w:lang w:val="en-US"/>
        </w:rPr>
        <w:t>, introducing</w:t>
      </w:r>
      <w:r w:rsidR="007117E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the</w:t>
      </w:r>
      <w:r w:rsidR="0087240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GP model</w:t>
      </w:r>
      <w:r w:rsidR="007117E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in this method</w:t>
      </w:r>
      <w:r w:rsidR="0087240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allowed us to examine how variations in parameters, such as intervention coverage, contribute to reductions in malaria incidence at the district </w:t>
      </w:r>
      <w:commentRangeStart w:id="5"/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>level</w:t>
      </w:r>
      <w:commentRangeEnd w:id="5"/>
      <w:r w:rsidR="001B2C40">
        <w:rPr>
          <w:rStyle w:val="CommentReference"/>
        </w:rPr>
        <w:commentReference w:id="5"/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>.</w:t>
      </w:r>
    </w:p>
    <w:p w14:paraId="59A2CCB9" w14:textId="77777777" w:rsidR="007605C6" w:rsidRPr="007605C6" w:rsidRDefault="007605C6" w:rsidP="007605C6">
      <w:pPr>
        <w:rPr>
          <w:rFonts w:ascii="Arial" w:hAnsi="Arial" w:cs="Arial"/>
          <w:sz w:val="24"/>
          <w:szCs w:val="24"/>
          <w:lang w:val="en-US"/>
        </w:rPr>
      </w:pPr>
    </w:p>
    <w:p w14:paraId="5594BDE2" w14:textId="77777777" w:rsidR="002659C7" w:rsidRPr="00537108" w:rsidRDefault="002659C7" w:rsidP="002659C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537108">
        <w:rPr>
          <w:rFonts w:ascii="Arial" w:hAnsi="Arial" w:cs="Arial"/>
          <w:b/>
          <w:sz w:val="24"/>
          <w:szCs w:val="24"/>
        </w:rPr>
        <w:t>Acknowledgments</w:t>
      </w:r>
    </w:p>
    <w:p w14:paraId="4645576D" w14:textId="77777777" w:rsidR="00F35E8E" w:rsidRPr="00F35E8E" w:rsidRDefault="00F35E8E" w:rsidP="00F35E8E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F35E8E">
        <w:rPr>
          <w:rFonts w:ascii="Arial" w:hAnsi="Arial" w:cs="Arial"/>
          <w:b/>
          <w:sz w:val="24"/>
          <w:szCs w:val="24"/>
          <w:u w:val="single"/>
          <w:lang w:val="en-US"/>
        </w:rPr>
        <w:t>Research paper</w:t>
      </w:r>
    </w:p>
    <w:p w14:paraId="6D37BFA5" w14:textId="77777777" w:rsidR="00537108" w:rsidRDefault="00482906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</w:t>
      </w:r>
      <w:r w:rsidR="00F35E8E" w:rsidRPr="00F35E8E">
        <w:rPr>
          <w:rFonts w:ascii="Arial" w:hAnsi="Arial" w:cs="Arial"/>
          <w:sz w:val="24"/>
          <w:szCs w:val="24"/>
          <w:lang w:val="en-US"/>
        </w:rPr>
        <w:t xml:space="preserve"> </w:t>
      </w:r>
      <w:r w:rsidR="00F35E8E">
        <w:rPr>
          <w:rFonts w:ascii="Arial" w:hAnsi="Arial" w:cs="Arial"/>
          <w:sz w:val="24"/>
          <w:szCs w:val="24"/>
          <w:lang w:val="en-US"/>
        </w:rPr>
        <w:t xml:space="preserve">thank </w:t>
      </w:r>
      <w:r w:rsidR="00F35E8E" w:rsidRPr="00F35E8E">
        <w:rPr>
          <w:rFonts w:ascii="Arial" w:hAnsi="Arial" w:cs="Arial"/>
          <w:sz w:val="24"/>
          <w:szCs w:val="24"/>
          <w:lang w:val="en-US"/>
        </w:rPr>
        <w:t>a</w:t>
      </w:r>
      <w:r w:rsidR="00F35E8E">
        <w:rPr>
          <w:rFonts w:ascii="Arial" w:hAnsi="Arial" w:cs="Arial"/>
          <w:sz w:val="24"/>
          <w:szCs w:val="24"/>
          <w:lang w:val="en-US"/>
        </w:rPr>
        <w:t xml:space="preserve">ll our collaborators for their expertise and time </w:t>
      </w:r>
      <w:r>
        <w:rPr>
          <w:rFonts w:ascii="Arial" w:hAnsi="Arial" w:cs="Arial"/>
          <w:sz w:val="24"/>
          <w:szCs w:val="24"/>
          <w:lang w:val="en-US"/>
        </w:rPr>
        <w:t>dedicated to</w:t>
      </w:r>
      <w:r w:rsidR="00F35E8E">
        <w:rPr>
          <w:rFonts w:ascii="Arial" w:hAnsi="Arial" w:cs="Arial"/>
          <w:sz w:val="24"/>
          <w:szCs w:val="24"/>
          <w:lang w:val="en-US"/>
        </w:rPr>
        <w:t xml:space="preserve"> this project. Special thanks to </w:t>
      </w:r>
      <w:r>
        <w:rPr>
          <w:rFonts w:ascii="Arial" w:hAnsi="Arial" w:cs="Arial"/>
          <w:sz w:val="24"/>
          <w:szCs w:val="24"/>
          <w:lang w:val="en-US"/>
        </w:rPr>
        <w:t xml:space="preserve">all </w:t>
      </w:r>
      <w:r w:rsidR="00F35E8E">
        <w:rPr>
          <w:rFonts w:ascii="Arial" w:hAnsi="Arial" w:cs="Arial"/>
          <w:sz w:val="24"/>
          <w:szCs w:val="24"/>
          <w:lang w:val="en-US"/>
        </w:rPr>
        <w:t xml:space="preserve">the Analytics and Interventions Modeling (AIM) group </w:t>
      </w:r>
      <w:r>
        <w:rPr>
          <w:rFonts w:ascii="Arial" w:hAnsi="Arial" w:cs="Arial"/>
          <w:sz w:val="24"/>
          <w:szCs w:val="24"/>
          <w:lang w:val="en-US"/>
        </w:rPr>
        <w:t xml:space="preserve">members </w:t>
      </w:r>
      <w:r w:rsidR="00F35E8E">
        <w:rPr>
          <w:rFonts w:ascii="Arial" w:hAnsi="Arial" w:cs="Arial"/>
          <w:sz w:val="24"/>
          <w:szCs w:val="24"/>
          <w:lang w:val="en-US"/>
        </w:rPr>
        <w:t>of the Swiss Tropical and Public Health Institute for the very insightful discussion sessions we had with them.</w:t>
      </w:r>
      <w:r w:rsidR="009A4B4B">
        <w:rPr>
          <w:rFonts w:ascii="Arial" w:hAnsi="Arial" w:cs="Arial"/>
          <w:sz w:val="24"/>
          <w:szCs w:val="24"/>
          <w:lang w:val="en-US"/>
        </w:rPr>
        <w:t xml:space="preserve"> We thank </w:t>
      </w:r>
      <w:r w:rsidR="00475EDC">
        <w:rPr>
          <w:rFonts w:ascii="Arial" w:hAnsi="Arial" w:cs="Arial"/>
          <w:sz w:val="24"/>
          <w:szCs w:val="24"/>
          <w:lang w:val="en-US"/>
        </w:rPr>
        <w:t>Ghana's National Malaria Elimination Programme (NMEP) for granting us access</w:t>
      </w:r>
      <w:r w:rsidR="00021876">
        <w:rPr>
          <w:rFonts w:ascii="Arial" w:hAnsi="Arial" w:cs="Arial"/>
          <w:sz w:val="24"/>
          <w:szCs w:val="24"/>
          <w:lang w:val="en-US"/>
        </w:rPr>
        <w:t xml:space="preserve"> to</w:t>
      </w:r>
      <w:r w:rsidR="006A7B7A">
        <w:rPr>
          <w:rFonts w:ascii="Arial" w:hAnsi="Arial" w:cs="Arial"/>
          <w:sz w:val="24"/>
          <w:szCs w:val="24"/>
          <w:lang w:val="en-US"/>
        </w:rPr>
        <w:t xml:space="preserve"> district-level</w:t>
      </w:r>
      <w:r w:rsidR="002C7528">
        <w:rPr>
          <w:rFonts w:ascii="Arial" w:hAnsi="Arial" w:cs="Arial"/>
          <w:sz w:val="24"/>
          <w:szCs w:val="24"/>
          <w:lang w:val="en-US"/>
        </w:rPr>
        <w:t xml:space="preserve"> demographic, historical coverage of interventions, and</w:t>
      </w:r>
      <w:r w:rsidR="00021876">
        <w:rPr>
          <w:rFonts w:ascii="Arial" w:hAnsi="Arial" w:cs="Arial"/>
          <w:sz w:val="24"/>
          <w:szCs w:val="24"/>
          <w:lang w:val="en-US"/>
        </w:rPr>
        <w:t xml:space="preserve"> epidemiological data</w:t>
      </w:r>
      <w:r w:rsidR="009A4B4B">
        <w:rPr>
          <w:rFonts w:ascii="Arial" w:hAnsi="Arial" w:cs="Arial"/>
          <w:sz w:val="24"/>
          <w:szCs w:val="24"/>
          <w:lang w:val="en-US"/>
        </w:rPr>
        <w:t>.</w:t>
      </w:r>
    </w:p>
    <w:p w14:paraId="0EC00EFC" w14:textId="77777777" w:rsidR="00F35E8E" w:rsidRDefault="00F35E8E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</w:p>
    <w:p w14:paraId="790B9EB4" w14:textId="77777777" w:rsidR="00F35E8E" w:rsidRPr="00F35E8E" w:rsidRDefault="00F35E8E" w:rsidP="00F35E8E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F35E8E">
        <w:rPr>
          <w:rFonts w:ascii="Arial" w:hAnsi="Arial" w:cs="Arial"/>
          <w:b/>
          <w:sz w:val="24"/>
          <w:szCs w:val="24"/>
          <w:u w:val="single"/>
          <w:lang w:val="en-US"/>
        </w:rPr>
        <w:t>Thesis</w:t>
      </w:r>
    </w:p>
    <w:p w14:paraId="4DD45255" w14:textId="24471271" w:rsidR="00F35E8E" w:rsidRDefault="00F35E8E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 </w:t>
      </w:r>
      <w:r w:rsidR="00021876">
        <w:rPr>
          <w:rFonts w:ascii="Arial" w:hAnsi="Arial" w:cs="Arial"/>
          <w:sz w:val="24"/>
          <w:szCs w:val="24"/>
          <w:lang w:val="en-US"/>
        </w:rPr>
        <w:t>want</w:t>
      </w:r>
      <w:r>
        <w:rPr>
          <w:rFonts w:ascii="Arial" w:hAnsi="Arial" w:cs="Arial"/>
          <w:sz w:val="24"/>
          <w:szCs w:val="24"/>
          <w:lang w:val="en-US"/>
        </w:rPr>
        <w:t xml:space="preserve"> to thank my supervisor</w:t>
      </w:r>
      <w:r w:rsidR="009A4B4B">
        <w:rPr>
          <w:rFonts w:ascii="Arial" w:hAnsi="Arial" w:cs="Arial"/>
          <w:sz w:val="24"/>
          <w:szCs w:val="24"/>
          <w:lang w:val="en-US"/>
        </w:rPr>
        <w:t>s</w:t>
      </w:r>
      <w:r>
        <w:rPr>
          <w:rFonts w:ascii="Arial" w:hAnsi="Arial" w:cs="Arial"/>
          <w:sz w:val="24"/>
          <w:szCs w:val="24"/>
          <w:lang w:val="en-US"/>
        </w:rPr>
        <w:t xml:space="preserve"> for </w:t>
      </w:r>
      <w:r w:rsidR="009A4B4B">
        <w:rPr>
          <w:rFonts w:ascii="Arial" w:hAnsi="Arial" w:cs="Arial"/>
          <w:sz w:val="24"/>
          <w:szCs w:val="24"/>
          <w:lang w:val="en-US"/>
        </w:rPr>
        <w:t>their</w:t>
      </w:r>
      <w:r>
        <w:rPr>
          <w:rFonts w:ascii="Arial" w:hAnsi="Arial" w:cs="Arial"/>
          <w:sz w:val="24"/>
          <w:szCs w:val="24"/>
          <w:lang w:val="en-US"/>
        </w:rPr>
        <w:t xml:space="preserve"> guidance and patience </w:t>
      </w:r>
      <w:del w:id="6" w:author="Riana Paola" w:date="2025-04-28T10:35:00Z" w16du:dateUtc="2025-04-28T08:35:00Z">
        <w:r w:rsidDel="001B2C40">
          <w:rPr>
            <w:rFonts w:ascii="Arial" w:hAnsi="Arial" w:cs="Arial"/>
            <w:sz w:val="24"/>
            <w:szCs w:val="24"/>
            <w:lang w:val="en-US"/>
          </w:rPr>
          <w:delText xml:space="preserve">toward me </w:delText>
        </w:r>
      </w:del>
      <w:r>
        <w:rPr>
          <w:rFonts w:ascii="Arial" w:hAnsi="Arial" w:cs="Arial"/>
          <w:sz w:val="24"/>
          <w:szCs w:val="24"/>
          <w:lang w:val="en-US"/>
        </w:rPr>
        <w:t>during this project. I also want to express my sincere gratitude to Dr. Emilie Pothin for releasing funds to support this study</w:t>
      </w:r>
      <w:r w:rsidR="00482906">
        <w:rPr>
          <w:rFonts w:ascii="Arial" w:hAnsi="Arial" w:cs="Arial"/>
          <w:sz w:val="24"/>
          <w:szCs w:val="24"/>
          <w:lang w:val="en-US"/>
        </w:rPr>
        <w:t xml:space="preserve"> and all members of the Analytics and Interventions Modeling (AIM) group of the Swiss Tropical and Public Health Institute for providing a supportive environment for this project.</w:t>
      </w:r>
    </w:p>
    <w:p w14:paraId="656752EE" w14:textId="77777777" w:rsidR="00533222" w:rsidRDefault="00533222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</w:p>
    <w:p w14:paraId="47E55C50" w14:textId="77777777" w:rsidR="00533222" w:rsidRPr="00E526E7" w:rsidRDefault="00533222" w:rsidP="00F35E8E">
      <w:pPr>
        <w:pStyle w:val="ListParagraph"/>
        <w:ind w:left="1080"/>
        <w:rPr>
          <w:rFonts w:ascii="Arial" w:hAnsi="Arial" w:cs="Arial"/>
          <w:b/>
          <w:sz w:val="24"/>
          <w:szCs w:val="24"/>
          <w:lang w:val="en-US"/>
        </w:rPr>
      </w:pPr>
    </w:p>
    <w:p w14:paraId="45133976" w14:textId="77777777" w:rsidR="00533222" w:rsidRPr="00E526E7" w:rsidRDefault="00533222" w:rsidP="00533222">
      <w:pPr>
        <w:rPr>
          <w:rFonts w:ascii="Arial" w:hAnsi="Arial" w:cs="Arial"/>
          <w:b/>
          <w:sz w:val="24"/>
          <w:szCs w:val="24"/>
          <w:lang w:val="en-US"/>
        </w:rPr>
      </w:pPr>
      <w:r w:rsidRPr="00E526E7">
        <w:rPr>
          <w:rFonts w:ascii="Arial" w:hAnsi="Arial" w:cs="Arial"/>
          <w:b/>
          <w:sz w:val="24"/>
          <w:szCs w:val="24"/>
          <w:lang w:val="en-US"/>
        </w:rPr>
        <w:t>References</w:t>
      </w:r>
    </w:p>
    <w:p w14:paraId="0D9039E3" w14:textId="77777777" w:rsidR="00A60494" w:rsidRPr="00A60494" w:rsidRDefault="00533222" w:rsidP="00A60494">
      <w:pPr>
        <w:pStyle w:val="Bibliography"/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lang w:val="en-US"/>
        </w:rPr>
        <w:fldChar w:fldCharType="begin"/>
      </w:r>
      <w:r>
        <w:rPr>
          <w:rFonts w:ascii="Arial" w:hAnsi="Arial" w:cs="Arial"/>
          <w:lang w:val="en-US"/>
        </w:rPr>
        <w:instrText xml:space="preserve"> ADDIN ZOTERO_BIBL {"uncited":[],"omitted":[],"custom":[]} CSL_BIBLIOGRAPHY </w:instrText>
      </w:r>
      <w:r>
        <w:rPr>
          <w:rFonts w:ascii="Arial" w:hAnsi="Arial" w:cs="Arial"/>
          <w:lang w:val="en-US"/>
        </w:rPr>
        <w:fldChar w:fldCharType="separate"/>
      </w:r>
      <w:r w:rsidR="00A60494" w:rsidRPr="00A60494">
        <w:rPr>
          <w:rFonts w:ascii="Arial" w:hAnsi="Arial" w:cs="Arial"/>
          <w:sz w:val="24"/>
          <w:lang w:val="en-US"/>
        </w:rPr>
        <w:t>1.</w:t>
      </w:r>
      <w:r w:rsidR="00A60494" w:rsidRPr="00A60494">
        <w:rPr>
          <w:rFonts w:ascii="Arial" w:hAnsi="Arial" w:cs="Arial"/>
          <w:sz w:val="24"/>
          <w:lang w:val="en-US"/>
        </w:rPr>
        <w:tab/>
        <w:t>GitHub [Internet]. [cited 2024 Mar 16]. OpenMalaria wiki. Available from: https://github.com/SwissTPH/openmalaria/wiki/Home</w:t>
      </w:r>
    </w:p>
    <w:p w14:paraId="71098105" w14:textId="77777777" w:rsidR="00A60494" w:rsidRPr="00A60494" w:rsidRDefault="00A60494" w:rsidP="00A60494">
      <w:pPr>
        <w:pStyle w:val="Bibliography"/>
        <w:rPr>
          <w:rFonts w:ascii="Arial" w:hAnsi="Arial" w:cs="Arial"/>
          <w:sz w:val="24"/>
          <w:lang w:val="en-US"/>
        </w:rPr>
      </w:pPr>
      <w:r w:rsidRPr="00A60494">
        <w:rPr>
          <w:rFonts w:ascii="Arial" w:hAnsi="Arial" w:cs="Arial"/>
          <w:sz w:val="24"/>
          <w:lang w:val="en-US"/>
        </w:rPr>
        <w:t>2.</w:t>
      </w:r>
      <w:r w:rsidRPr="00A60494">
        <w:rPr>
          <w:rFonts w:ascii="Arial" w:hAnsi="Arial" w:cs="Arial"/>
          <w:sz w:val="24"/>
          <w:lang w:val="en-US"/>
        </w:rPr>
        <w:tab/>
        <w:t>NMEP G. National Malaria Elimination Strategic Plan [Internet]. Available from: https://mesamalaria.org/resource-hub/national-malaria-elimination-strategic-plan-nmesp-of-ghana-2024-2028/</w:t>
      </w:r>
    </w:p>
    <w:p w14:paraId="14A78891" w14:textId="77777777" w:rsidR="00A60494" w:rsidRPr="00A60494" w:rsidRDefault="00A60494" w:rsidP="00A60494">
      <w:pPr>
        <w:pStyle w:val="Bibliography"/>
        <w:rPr>
          <w:rFonts w:ascii="Arial" w:hAnsi="Arial" w:cs="Arial"/>
          <w:sz w:val="24"/>
          <w:lang w:val="en-US"/>
        </w:rPr>
      </w:pPr>
      <w:r w:rsidRPr="00A60494">
        <w:rPr>
          <w:rFonts w:ascii="Arial" w:hAnsi="Arial" w:cs="Arial"/>
          <w:sz w:val="24"/>
          <w:lang w:val="en-US"/>
        </w:rPr>
        <w:t>3.</w:t>
      </w:r>
      <w:r w:rsidRPr="00A60494">
        <w:rPr>
          <w:rFonts w:ascii="Arial" w:hAnsi="Arial" w:cs="Arial"/>
          <w:sz w:val="24"/>
          <w:lang w:val="en-US"/>
        </w:rPr>
        <w:tab/>
        <w:t>Saltelli A. Global_Sensitivity_Analysis_The_Primer_Wiley_Interscience_2008_ [Internet]. Available from: A_Saltelli_Marco_Ratto_Terry_Andres_Francesca_Campolongo_Jessica_Cariboni_Debora_Gatelli_Michaela_Saisana_Stefano_Tarantola_Global_Sensitivity_Analysis_The_Primer_Wiley_Interscience_2008_</w:t>
      </w:r>
    </w:p>
    <w:p w14:paraId="6C041CEB" w14:textId="473445DF" w:rsidR="001B2C40" w:rsidRDefault="00533222" w:rsidP="001B2C40">
      <w:pPr>
        <w:rPr>
          <w:ins w:id="7" w:author="Riana Paola" w:date="2025-04-28T10:36:00Z" w16du:dateUtc="2025-04-28T08:36:00Z"/>
          <w:rFonts w:ascii="Times New Roman" w:eastAsia="Times New Roman" w:hAnsi="Times New Roman" w:cs="Times New Roman"/>
          <w:sz w:val="24"/>
          <w:szCs w:val="24"/>
          <w:lang w:val="en-US" w:eastAsia="de-CH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fldChar w:fldCharType="end"/>
      </w:r>
      <w:ins w:id="8" w:author="Riana Paola" w:date="2025-04-28T10:36:00Z" w16du:dateUtc="2025-04-28T08:36:00Z">
        <w:r w:rsidR="001B2C40" w:rsidRPr="001B2C40">
          <w:rPr>
            <w:rFonts w:ascii="Times New Roman" w:eastAsia="Times New Roman" w:hAnsi="Times New Roman" w:cs="Times New Roman"/>
            <w:sz w:val="24"/>
            <w:szCs w:val="24"/>
            <w:lang w:val="en-US" w:eastAsia="de-CH"/>
          </w:rPr>
          <w:t xml:space="preserve"> </w:t>
        </w:r>
        <w:r w:rsidR="001B2C40">
          <w:rPr>
            <w:rFonts w:ascii="Times New Roman" w:eastAsia="Times New Roman" w:hAnsi="Times New Roman" w:cs="Times New Roman"/>
            <w:sz w:val="24"/>
            <w:szCs w:val="24"/>
            <w:lang w:val="en-US" w:eastAsia="de-CH"/>
          </w:rPr>
          <w:t xml:space="preserve">Dear </w:t>
        </w:r>
      </w:ins>
      <w:ins w:id="9" w:author="Riana Paola" w:date="2025-04-28T10:37:00Z" w16du:dateUtc="2025-04-28T08:37:00Z">
        <w:r w:rsidR="001B2C40">
          <w:rPr>
            <w:rFonts w:ascii="Times New Roman" w:eastAsia="Times New Roman" w:hAnsi="Times New Roman" w:cs="Times New Roman"/>
            <w:lang w:val="en-US" w:eastAsia="de-CH"/>
          </w:rPr>
          <w:t>Zenabu</w:t>
        </w:r>
      </w:ins>
    </w:p>
    <w:p w14:paraId="74D65137" w14:textId="77777777" w:rsidR="001B2C40" w:rsidRDefault="001B2C40" w:rsidP="001B2C40">
      <w:pPr>
        <w:rPr>
          <w:ins w:id="10" w:author="Riana Paola" w:date="2025-04-28T10:36:00Z" w16du:dateUtc="2025-04-28T08:36:00Z"/>
          <w:rFonts w:ascii="Times New Roman" w:eastAsia="Times New Roman" w:hAnsi="Times New Roman" w:cs="Times New Roman"/>
          <w:sz w:val="24"/>
          <w:szCs w:val="24"/>
          <w:lang w:val="en-US" w:eastAsia="de-CH"/>
        </w:rPr>
      </w:pPr>
      <w:ins w:id="11" w:author="Riana Paola" w:date="2025-04-28T10:36:00Z" w16du:dateUtc="2025-04-28T08:36:00Z">
        <w:r>
          <w:rPr>
            <w:rFonts w:ascii="Times New Roman" w:eastAsia="Times New Roman" w:hAnsi="Times New Roman" w:cs="Times New Roman"/>
            <w:sz w:val="24"/>
            <w:szCs w:val="24"/>
            <w:lang w:val="en-US" w:eastAsia="de-CH"/>
          </w:rPr>
          <w:t xml:space="preserve">The titles you suggested we all good and suitable, as were the acknowledgements you wrote. </w:t>
        </w:r>
      </w:ins>
    </w:p>
    <w:p w14:paraId="5CF68FE8" w14:textId="061D8349" w:rsidR="001B2C40" w:rsidRDefault="001B2C40" w:rsidP="001B2C40">
      <w:pPr>
        <w:rPr>
          <w:ins w:id="12" w:author="Riana Paola" w:date="2025-04-28T10:36:00Z" w16du:dateUtc="2025-04-28T08:36:00Z"/>
          <w:rFonts w:ascii="Times New Roman" w:eastAsia="Times New Roman" w:hAnsi="Times New Roman" w:cs="Times New Roman"/>
          <w:sz w:val="24"/>
          <w:szCs w:val="24"/>
          <w:lang w:val="en-US" w:eastAsia="de-CH"/>
        </w:rPr>
      </w:pPr>
      <w:ins w:id="13" w:author="Riana Paola" w:date="2025-04-28T10:36:00Z" w16du:dateUtc="2025-04-28T08:36:00Z">
        <w:r>
          <w:rPr>
            <w:rFonts w:ascii="Times New Roman" w:eastAsia="Times New Roman" w:hAnsi="Times New Roman" w:cs="Times New Roman"/>
            <w:sz w:val="24"/>
            <w:szCs w:val="24"/>
            <w:lang w:val="en-US" w:eastAsia="de-CH"/>
          </w:rPr>
          <w:t xml:space="preserve">Your </w:t>
        </w:r>
        <w:r>
          <w:rPr>
            <w:rFonts w:ascii="Times New Roman" w:eastAsia="Times New Roman" w:hAnsi="Times New Roman" w:cs="Times New Roman"/>
            <w:lang w:val="en-US" w:eastAsia="de-CH"/>
          </w:rPr>
          <w:t>methods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de-CH"/>
          </w:rPr>
          <w:t xml:space="preserve"> section flowed </w:t>
        </w:r>
      </w:ins>
      <w:ins w:id="14" w:author="Riana Paola" w:date="2025-04-28T10:37:00Z" w16du:dateUtc="2025-04-28T08:37:00Z">
        <w:r>
          <w:rPr>
            <w:rFonts w:ascii="Times New Roman" w:eastAsia="Times New Roman" w:hAnsi="Times New Roman" w:cs="Times New Roman"/>
            <w:sz w:val="24"/>
            <w:szCs w:val="24"/>
            <w:lang w:val="en-US" w:eastAsia="de-CH"/>
          </w:rPr>
          <w:t xml:space="preserve">very </w:t>
        </w:r>
      </w:ins>
      <w:ins w:id="15" w:author="Riana Paola" w:date="2025-04-28T10:36:00Z" w16du:dateUtc="2025-04-28T08:36:00Z">
        <w:r>
          <w:rPr>
            <w:rFonts w:ascii="Times New Roman" w:eastAsia="Times New Roman" w:hAnsi="Times New Roman" w:cs="Times New Roman"/>
            <w:sz w:val="24"/>
            <w:szCs w:val="24"/>
            <w:lang w:val="en-US" w:eastAsia="de-CH"/>
          </w:rPr>
          <w:t>wel</w:t>
        </w:r>
      </w:ins>
      <w:ins w:id="16" w:author="Riana Paola" w:date="2025-04-28T10:37:00Z" w16du:dateUtc="2025-04-28T08:37:00Z">
        <w:r>
          <w:rPr>
            <w:rFonts w:ascii="Times New Roman" w:eastAsia="Times New Roman" w:hAnsi="Times New Roman" w:cs="Times New Roman"/>
            <w:sz w:val="24"/>
            <w:szCs w:val="24"/>
            <w:lang w:val="en-US" w:eastAsia="de-CH"/>
          </w:rPr>
          <w:t>l through the various moves.</w:t>
        </w:r>
      </w:ins>
      <w:ins w:id="17" w:author="Riana Paola" w:date="2025-04-28T10:36:00Z" w16du:dateUtc="2025-04-28T08:36:00Z">
        <w:r>
          <w:rPr>
            <w:rFonts w:ascii="Times New Roman" w:eastAsia="Times New Roman" w:hAnsi="Times New Roman" w:cs="Times New Roman"/>
            <w:sz w:val="24"/>
            <w:szCs w:val="24"/>
            <w:lang w:val="en-US" w:eastAsia="de-CH"/>
          </w:rPr>
          <w:t xml:space="preserve"> Well done!</w:t>
        </w:r>
      </w:ins>
    </w:p>
    <w:p w14:paraId="79FBAAE4" w14:textId="77777777" w:rsidR="001B2C40" w:rsidRDefault="001B2C40" w:rsidP="001B2C40">
      <w:pPr>
        <w:rPr>
          <w:ins w:id="18" w:author="Riana Paola" w:date="2025-04-28T10:36:00Z" w16du:dateUtc="2025-04-28T08:36:00Z"/>
          <w:rFonts w:ascii="Times New Roman" w:eastAsia="Times New Roman" w:hAnsi="Times New Roman" w:cs="Times New Roman"/>
          <w:sz w:val="24"/>
          <w:szCs w:val="24"/>
          <w:lang w:val="en-US" w:eastAsia="de-CH"/>
        </w:rPr>
      </w:pPr>
      <w:ins w:id="19" w:author="Riana Paola" w:date="2025-04-28T10:36:00Z" w16du:dateUtc="2025-04-28T08:36:00Z">
        <w:r>
          <w:rPr>
            <w:rFonts w:ascii="Times New Roman" w:eastAsia="Times New Roman" w:hAnsi="Times New Roman" w:cs="Times New Roman"/>
            <w:sz w:val="24"/>
            <w:szCs w:val="24"/>
            <w:lang w:val="en-US" w:eastAsia="de-CH"/>
          </w:rPr>
          <w:t xml:space="preserve">Consider my </w:t>
        </w:r>
        <w:r>
          <w:rPr>
            <w:rFonts w:ascii="Times New Roman" w:eastAsia="Times New Roman" w:hAnsi="Times New Roman" w:cs="Times New Roman"/>
            <w:lang w:val="en-US" w:eastAsia="de-CH"/>
          </w:rPr>
          <w:t xml:space="preserve">comments and </w:t>
        </w:r>
        <w:r>
          <w:rPr>
            <w:rFonts w:ascii="Times New Roman" w:eastAsia="Times New Roman" w:hAnsi="Times New Roman" w:cs="Times New Roman"/>
            <w:sz w:val="24"/>
            <w:szCs w:val="24"/>
            <w:lang w:val="en-US" w:eastAsia="de-CH"/>
          </w:rPr>
          <w:t>suggestions when you revise the assignment for your portfolio.</w:t>
        </w:r>
      </w:ins>
    </w:p>
    <w:p w14:paraId="46D7F772" w14:textId="77777777" w:rsidR="001B2C40" w:rsidRDefault="001B2C40" w:rsidP="001B2C40">
      <w:pPr>
        <w:rPr>
          <w:ins w:id="20" w:author="Riana Paola" w:date="2025-04-28T10:36:00Z" w16du:dateUtc="2025-04-28T08:36:00Z"/>
          <w:rFonts w:ascii="Times New Roman" w:eastAsia="Times New Roman" w:hAnsi="Times New Roman" w:cs="Times New Roman"/>
          <w:sz w:val="24"/>
          <w:szCs w:val="24"/>
          <w:lang w:val="en-US" w:eastAsia="de-CH"/>
        </w:rPr>
      </w:pPr>
      <w:ins w:id="21" w:author="Riana Paola" w:date="2025-04-28T10:36:00Z" w16du:dateUtc="2025-04-28T08:36:00Z">
        <w:r>
          <w:rPr>
            <w:rFonts w:ascii="Times New Roman" w:eastAsia="Times New Roman" w:hAnsi="Times New Roman" w:cs="Times New Roman"/>
            <w:sz w:val="24"/>
            <w:szCs w:val="24"/>
            <w:lang w:val="en-US" w:eastAsia="de-CH"/>
          </w:rPr>
          <w:t>Kind regards</w:t>
        </w:r>
      </w:ins>
    </w:p>
    <w:p w14:paraId="663CABC0" w14:textId="77777777" w:rsidR="001B2C40" w:rsidRPr="00461DDD" w:rsidRDefault="001B2C40" w:rsidP="001B2C40">
      <w:pPr>
        <w:rPr>
          <w:ins w:id="22" w:author="Riana Paola" w:date="2025-04-28T10:36:00Z" w16du:dateUtc="2025-04-28T08:36:00Z"/>
          <w:rFonts w:ascii="Times New Roman" w:eastAsia="Times New Roman" w:hAnsi="Times New Roman" w:cs="Times New Roman"/>
          <w:sz w:val="24"/>
          <w:szCs w:val="24"/>
          <w:lang w:val="en-US" w:eastAsia="de-CH"/>
        </w:rPr>
      </w:pPr>
      <w:ins w:id="23" w:author="Riana Paola" w:date="2025-04-28T10:36:00Z" w16du:dateUtc="2025-04-28T08:36:00Z">
        <w:r>
          <w:rPr>
            <w:rFonts w:ascii="Times New Roman" w:eastAsia="Times New Roman" w:hAnsi="Times New Roman" w:cs="Times New Roman"/>
            <w:sz w:val="24"/>
            <w:szCs w:val="24"/>
            <w:lang w:val="en-US" w:eastAsia="de-CH"/>
          </w:rPr>
          <w:t>Riana Paola</w:t>
        </w:r>
      </w:ins>
    </w:p>
    <w:p w14:paraId="7A2EDDF1" w14:textId="4095CEB3" w:rsidR="00533222" w:rsidRPr="00F35E8E" w:rsidRDefault="00533222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</w:p>
    <w:sectPr w:rsidR="00533222" w:rsidRPr="00F35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Riana Paola" w:date="2025-04-28T10:20:00Z" w:initials="RP">
    <w:p w14:paraId="30D9C6D2" w14:textId="77777777" w:rsidR="00B23894" w:rsidRDefault="00B23894" w:rsidP="00B23894">
      <w:pPr>
        <w:pStyle w:val="CommentText"/>
      </w:pPr>
      <w:r>
        <w:rPr>
          <w:rStyle w:val="CommentReference"/>
        </w:rPr>
        <w:annotationRef/>
      </w:r>
      <w:r>
        <w:t>Very good titles</w:t>
      </w:r>
    </w:p>
  </w:comment>
  <w:comment w:id="2" w:author="Riana Paola" w:date="2025-04-28T10:26:00Z" w:initials="RP">
    <w:p w14:paraId="7DD8555D" w14:textId="77777777" w:rsidR="001B2C40" w:rsidRDefault="00B23894" w:rsidP="001B2C40">
      <w:pPr>
        <w:pStyle w:val="CommentText"/>
      </w:pPr>
      <w:r>
        <w:rPr>
          <w:rStyle w:val="CommentReference"/>
        </w:rPr>
        <w:annotationRef/>
      </w:r>
      <w:r w:rsidR="001B2C40">
        <w:t>Very good introduction to methods</w:t>
      </w:r>
    </w:p>
  </w:comment>
  <w:comment w:id="3" w:author="Riana Paola" w:date="2025-04-28T10:31:00Z" w:initials="RP">
    <w:p w14:paraId="4BA80554" w14:textId="5DC2962C" w:rsidR="001B2C40" w:rsidRDefault="001B2C40" w:rsidP="001B2C40">
      <w:pPr>
        <w:pStyle w:val="CommentText"/>
      </w:pPr>
      <w:r>
        <w:rPr>
          <w:rStyle w:val="CommentReference"/>
        </w:rPr>
        <w:annotationRef/>
      </w:r>
      <w:r>
        <w:t>Either ‘To obtain malaria incidence data’ or ‘To determine malaria incidence in Ghana’</w:t>
      </w:r>
    </w:p>
  </w:comment>
  <w:comment w:id="4" w:author="Riana Paola" w:date="2025-04-28T10:33:00Z" w:initials="RP">
    <w:p w14:paraId="5D8D3D29" w14:textId="77777777" w:rsidR="001B2C40" w:rsidRDefault="001B2C40" w:rsidP="001B2C40">
      <w:pPr>
        <w:pStyle w:val="CommentText"/>
      </w:pPr>
      <w:r>
        <w:rPr>
          <w:rStyle w:val="CommentReference"/>
        </w:rPr>
        <w:annotationRef/>
      </w:r>
      <w:r>
        <w:t>How about ‘We used an age-structured population of 10,000 from Ghana's health and demographic surveillance data.’</w:t>
      </w:r>
    </w:p>
  </w:comment>
  <w:comment w:id="5" w:author="Riana Paola" w:date="2025-04-28T10:35:00Z" w:initials="RP">
    <w:p w14:paraId="7881E6BD" w14:textId="77777777" w:rsidR="001B2C40" w:rsidRDefault="001B2C40" w:rsidP="001B2C40">
      <w:pPr>
        <w:pStyle w:val="CommentText"/>
      </w:pPr>
      <w:r>
        <w:rPr>
          <w:rStyle w:val="CommentReference"/>
        </w:rPr>
        <w:annotationRef/>
      </w:r>
      <w:r>
        <w:t>Good justification for the use of specific methods and models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D9C6D2" w15:done="0"/>
  <w15:commentEx w15:paraId="7DD8555D" w15:done="0"/>
  <w15:commentEx w15:paraId="4BA80554" w15:done="0"/>
  <w15:commentEx w15:paraId="5D8D3D29" w15:done="0"/>
  <w15:commentEx w15:paraId="7881E6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E1D023" w16cex:dateUtc="2025-04-28T08:20:00Z"/>
  <w16cex:commentExtensible w16cex:durableId="2ABF1CD1" w16cex:dateUtc="2025-04-28T08:26:00Z"/>
  <w16cex:commentExtensible w16cex:durableId="73396953" w16cex:dateUtc="2025-04-28T08:31:00Z"/>
  <w16cex:commentExtensible w16cex:durableId="2BAD1F44" w16cex:dateUtc="2025-04-28T08:33:00Z"/>
  <w16cex:commentExtensible w16cex:durableId="2DF4D826" w16cex:dateUtc="2025-04-28T08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D9C6D2" w16cid:durableId="6FE1D023"/>
  <w16cid:commentId w16cid:paraId="7DD8555D" w16cid:durableId="2ABF1CD1"/>
  <w16cid:commentId w16cid:paraId="4BA80554" w16cid:durableId="73396953"/>
  <w16cid:commentId w16cid:paraId="5D8D3D29" w16cid:durableId="2BAD1F44"/>
  <w16cid:commentId w16cid:paraId="7881E6BD" w16cid:durableId="2DF4D82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C0D93"/>
    <w:multiLevelType w:val="hybridMultilevel"/>
    <w:tmpl w:val="5A86592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3189F"/>
    <w:multiLevelType w:val="hybridMultilevel"/>
    <w:tmpl w:val="97F04406"/>
    <w:lvl w:ilvl="0" w:tplc="08070019">
      <w:start w:val="1"/>
      <w:numFmt w:val="lowerLetter"/>
      <w:lvlText w:val="%1."/>
      <w:lvlJc w:val="left"/>
      <w:pPr>
        <w:ind w:left="1440" w:hanging="360"/>
      </w:p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45C4875"/>
    <w:multiLevelType w:val="hybridMultilevel"/>
    <w:tmpl w:val="7F1E2376"/>
    <w:lvl w:ilvl="0" w:tplc="C26400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3395044">
    <w:abstractNumId w:val="0"/>
  </w:num>
  <w:num w:numId="2" w16cid:durableId="716004090">
    <w:abstractNumId w:val="1"/>
  </w:num>
  <w:num w:numId="3" w16cid:durableId="161783400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ana Paola">
    <w15:presenceInfo w15:providerId="Windows Live" w15:userId="c097690501bc38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9C7"/>
    <w:rsid w:val="00021876"/>
    <w:rsid w:val="00031E58"/>
    <w:rsid w:val="0005188A"/>
    <w:rsid w:val="000D2A6B"/>
    <w:rsid w:val="0018174E"/>
    <w:rsid w:val="001B2C40"/>
    <w:rsid w:val="001F60DD"/>
    <w:rsid w:val="002659C7"/>
    <w:rsid w:val="00281181"/>
    <w:rsid w:val="0028612E"/>
    <w:rsid w:val="002C388D"/>
    <w:rsid w:val="002C7528"/>
    <w:rsid w:val="002D6AAF"/>
    <w:rsid w:val="003C4A51"/>
    <w:rsid w:val="00411407"/>
    <w:rsid w:val="00415EF8"/>
    <w:rsid w:val="00475EDC"/>
    <w:rsid w:val="00482906"/>
    <w:rsid w:val="004A270D"/>
    <w:rsid w:val="004D51AA"/>
    <w:rsid w:val="004F3B12"/>
    <w:rsid w:val="00533222"/>
    <w:rsid w:val="00537108"/>
    <w:rsid w:val="005B6DE5"/>
    <w:rsid w:val="005D2802"/>
    <w:rsid w:val="005F5F3A"/>
    <w:rsid w:val="00600CB4"/>
    <w:rsid w:val="0060503C"/>
    <w:rsid w:val="00621D70"/>
    <w:rsid w:val="0062630E"/>
    <w:rsid w:val="00646443"/>
    <w:rsid w:val="006A5EE3"/>
    <w:rsid w:val="006A7B7A"/>
    <w:rsid w:val="006F1E77"/>
    <w:rsid w:val="006F5E7F"/>
    <w:rsid w:val="00706970"/>
    <w:rsid w:val="007117E1"/>
    <w:rsid w:val="007605C6"/>
    <w:rsid w:val="008545E9"/>
    <w:rsid w:val="0085519E"/>
    <w:rsid w:val="00872401"/>
    <w:rsid w:val="00881A8C"/>
    <w:rsid w:val="008E671A"/>
    <w:rsid w:val="00902136"/>
    <w:rsid w:val="009A4B4B"/>
    <w:rsid w:val="00A60494"/>
    <w:rsid w:val="00B23894"/>
    <w:rsid w:val="00BF12FE"/>
    <w:rsid w:val="00C01896"/>
    <w:rsid w:val="00C167E9"/>
    <w:rsid w:val="00D57B81"/>
    <w:rsid w:val="00DA1B0A"/>
    <w:rsid w:val="00DB2DB0"/>
    <w:rsid w:val="00E526E7"/>
    <w:rsid w:val="00F35E8E"/>
    <w:rsid w:val="00F55B84"/>
    <w:rsid w:val="00FF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913743"/>
  <w15:chartTrackingRefBased/>
  <w15:docId w15:val="{FDD71D49-BA0E-41B1-8064-9D27F57A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59C7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533222"/>
    <w:pPr>
      <w:tabs>
        <w:tab w:val="left" w:pos="264"/>
      </w:tabs>
      <w:spacing w:after="240" w:line="240" w:lineRule="auto"/>
      <w:ind w:left="264" w:hanging="264"/>
    </w:pPr>
  </w:style>
  <w:style w:type="paragraph" w:styleId="Revision">
    <w:name w:val="Revision"/>
    <w:hidden/>
    <w:uiPriority w:val="99"/>
    <w:semiHidden/>
    <w:rsid w:val="00B2389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238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238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238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38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389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1015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Riana Paola</cp:lastModifiedBy>
  <cp:revision>3</cp:revision>
  <dcterms:created xsi:type="dcterms:W3CDTF">2025-04-28T07:30:00Z</dcterms:created>
  <dcterms:modified xsi:type="dcterms:W3CDTF">2025-04-28T08:37:00Z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9fce577b-d686-4f5b-b3d6-d380ff9299af</vt:lpwstr>
  </property>
  <property fmtid="{D5CDD505-2E9C-101B-9397-08002B2CF9AE}" pid="3" name="ZOTERO_PREF_1">
    <vt:lpwstr>&lt;data data-version="3" zotero-version="6.0.36"&gt;&lt;session id="ZhOGFTFF"/&gt;&lt;style id="http://www.zotero.org/styles/vancouver" locale="en-US" hasBibliography="1" bibliographyStyleHasBeenSet="1"/&gt;&lt;prefs&gt;&lt;pref name="fieldType" value="Field"/&gt;&lt;pref name="automati</vt:lpwstr>
  </property>
  <property fmtid="{D5CDD505-2E9C-101B-9397-08002B2CF9AE}" pid="4" name="ZOTERO_PREF_2">
    <vt:lpwstr>cJournalAbbreviations" value="true"/&gt;&lt;/prefs&gt;&lt;/data&gt;</vt:lpwstr>
  </property>
</Properties>
</file>