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D83A8" w14:textId="77777777" w:rsidR="00D43F90" w:rsidRDefault="00D43F90" w:rsidP="00D43F90">
      <w:pPr>
        <w:autoSpaceDE w:val="0"/>
        <w:autoSpaceDN w:val="0"/>
        <w:adjustRightInd w:val="0"/>
        <w:spacing w:after="0" w:line="240" w:lineRule="auto"/>
        <w:jc w:val="center"/>
        <w:rPr>
          <w:rFonts w:ascii="Arial" w:hAnsi="Arial" w:cs="Arial"/>
          <w:b/>
          <w:sz w:val="24"/>
          <w:szCs w:val="24"/>
          <w:lang w:val="en-US"/>
        </w:rPr>
      </w:pPr>
      <w:r>
        <w:rPr>
          <w:rFonts w:ascii="Arial" w:hAnsi="Arial" w:cs="Arial"/>
          <w:b/>
          <w:sz w:val="24"/>
          <w:szCs w:val="24"/>
          <w:lang w:val="en-US"/>
        </w:rPr>
        <w:t xml:space="preserve">Scientific Writing – Assignment 4 – </w:t>
      </w:r>
      <w:r w:rsidRPr="00D43F90">
        <w:rPr>
          <w:rFonts w:ascii="Arial" w:hAnsi="Arial" w:cs="Arial"/>
          <w:b/>
          <w:sz w:val="24"/>
          <w:szCs w:val="24"/>
          <w:lang w:val="en-US"/>
        </w:rPr>
        <w:t>Zenabu Suboi</w:t>
      </w:r>
    </w:p>
    <w:p w14:paraId="52A07CAD" w14:textId="77777777" w:rsidR="00233335" w:rsidRDefault="00233335" w:rsidP="00D43F90">
      <w:pPr>
        <w:autoSpaceDE w:val="0"/>
        <w:autoSpaceDN w:val="0"/>
        <w:adjustRightInd w:val="0"/>
        <w:spacing w:after="0" w:line="240" w:lineRule="auto"/>
        <w:jc w:val="center"/>
        <w:rPr>
          <w:rFonts w:ascii="Arial" w:hAnsi="Arial" w:cs="Arial"/>
          <w:b/>
          <w:sz w:val="24"/>
          <w:szCs w:val="24"/>
          <w:lang w:val="en-US"/>
        </w:rPr>
      </w:pPr>
    </w:p>
    <w:p w14:paraId="71DBDEF9" w14:textId="77777777" w:rsidR="00233335" w:rsidRDefault="00233335" w:rsidP="00D43F90">
      <w:pPr>
        <w:autoSpaceDE w:val="0"/>
        <w:autoSpaceDN w:val="0"/>
        <w:adjustRightInd w:val="0"/>
        <w:spacing w:after="0" w:line="240" w:lineRule="auto"/>
        <w:jc w:val="center"/>
        <w:rPr>
          <w:rFonts w:ascii="Arial" w:hAnsi="Arial" w:cs="Arial"/>
          <w:b/>
          <w:sz w:val="24"/>
          <w:szCs w:val="24"/>
          <w:lang w:val="en-US"/>
        </w:rPr>
      </w:pPr>
      <w:r>
        <w:rPr>
          <w:rFonts w:ascii="Arial" w:hAnsi="Arial" w:cs="Arial"/>
          <w:b/>
          <w:sz w:val="24"/>
          <w:szCs w:val="24"/>
          <w:lang w:val="en-US"/>
        </w:rPr>
        <w:t>Note: This version has not undergone peer review</w:t>
      </w:r>
    </w:p>
    <w:p w14:paraId="1B05E667" w14:textId="77777777" w:rsidR="00D43F90" w:rsidRDefault="00D43F90" w:rsidP="00D43F90">
      <w:pPr>
        <w:autoSpaceDE w:val="0"/>
        <w:autoSpaceDN w:val="0"/>
        <w:adjustRightInd w:val="0"/>
        <w:spacing w:after="0" w:line="240" w:lineRule="auto"/>
        <w:jc w:val="center"/>
        <w:rPr>
          <w:rFonts w:ascii="Arial" w:hAnsi="Arial" w:cs="Arial"/>
          <w:b/>
          <w:sz w:val="24"/>
          <w:szCs w:val="24"/>
          <w:lang w:val="en-US"/>
        </w:rPr>
      </w:pPr>
    </w:p>
    <w:p w14:paraId="4C64BF48" w14:textId="77777777" w:rsidR="008D3A42" w:rsidRDefault="008D3A42" w:rsidP="00781C16">
      <w:pPr>
        <w:autoSpaceDE w:val="0"/>
        <w:autoSpaceDN w:val="0"/>
        <w:adjustRightInd w:val="0"/>
        <w:spacing w:after="0" w:line="240" w:lineRule="auto"/>
        <w:rPr>
          <w:rFonts w:ascii="Arial" w:hAnsi="Arial" w:cs="Arial"/>
          <w:sz w:val="24"/>
          <w:szCs w:val="24"/>
          <w:lang w:val="en-US"/>
        </w:rPr>
      </w:pPr>
      <w:r w:rsidRPr="008D3A42">
        <w:rPr>
          <w:rFonts w:ascii="Arial" w:hAnsi="Arial" w:cs="Arial"/>
          <w:b/>
          <w:sz w:val="24"/>
          <w:szCs w:val="24"/>
          <w:lang w:val="en-US"/>
        </w:rPr>
        <w:t>Research Topic:</w:t>
      </w:r>
      <w:r>
        <w:rPr>
          <w:rFonts w:ascii="Arial" w:hAnsi="Arial" w:cs="Arial"/>
          <w:sz w:val="24"/>
          <w:szCs w:val="24"/>
          <w:lang w:val="en-US"/>
        </w:rPr>
        <w:t xml:space="preserve"> Understanding the key drivers</w:t>
      </w:r>
      <w:r w:rsidR="008A6627">
        <w:rPr>
          <w:rFonts w:ascii="Arial" w:hAnsi="Arial" w:cs="Arial"/>
          <w:sz w:val="24"/>
          <w:szCs w:val="24"/>
          <w:lang w:val="en-US"/>
        </w:rPr>
        <w:t xml:space="preserve"> of impact</w:t>
      </w:r>
      <w:r w:rsidR="00DE6B88">
        <w:rPr>
          <w:rFonts w:ascii="Arial" w:hAnsi="Arial" w:cs="Arial"/>
          <w:sz w:val="24"/>
          <w:szCs w:val="24"/>
          <w:lang w:val="en-US"/>
        </w:rPr>
        <w:t xml:space="preserve"> of m</w:t>
      </w:r>
      <w:r>
        <w:rPr>
          <w:rFonts w:ascii="Arial" w:hAnsi="Arial" w:cs="Arial"/>
          <w:sz w:val="24"/>
          <w:szCs w:val="24"/>
          <w:lang w:val="en-US"/>
        </w:rPr>
        <w:t>alaria interventions in Ghana</w:t>
      </w:r>
    </w:p>
    <w:p w14:paraId="500AFA08" w14:textId="77777777" w:rsidR="008D3A42" w:rsidRDefault="008D3A42" w:rsidP="00781C16">
      <w:pPr>
        <w:autoSpaceDE w:val="0"/>
        <w:autoSpaceDN w:val="0"/>
        <w:adjustRightInd w:val="0"/>
        <w:spacing w:after="0" w:line="240" w:lineRule="auto"/>
        <w:rPr>
          <w:rFonts w:ascii="Arial" w:hAnsi="Arial" w:cs="Arial"/>
          <w:sz w:val="24"/>
          <w:szCs w:val="24"/>
          <w:lang w:val="en-US"/>
        </w:rPr>
      </w:pPr>
    </w:p>
    <w:p w14:paraId="5026ECAE" w14:textId="77777777" w:rsidR="00B65340" w:rsidRPr="00B65340" w:rsidRDefault="0051231B" w:rsidP="00781C16">
      <w:pPr>
        <w:autoSpaceDE w:val="0"/>
        <w:autoSpaceDN w:val="0"/>
        <w:adjustRightInd w:val="0"/>
        <w:spacing w:after="0" w:line="240" w:lineRule="auto"/>
        <w:rPr>
          <w:rFonts w:ascii="Arial" w:hAnsi="Arial" w:cs="Arial"/>
          <w:b/>
          <w:sz w:val="24"/>
          <w:szCs w:val="24"/>
          <w:u w:val="single"/>
          <w:lang w:val="en-US"/>
        </w:rPr>
      </w:pPr>
      <w:r>
        <w:rPr>
          <w:rFonts w:ascii="Arial" w:hAnsi="Arial" w:cs="Arial"/>
          <w:b/>
          <w:sz w:val="24"/>
          <w:szCs w:val="24"/>
          <w:u w:val="single"/>
          <w:lang w:val="en-US"/>
        </w:rPr>
        <w:t>Possible introductory</w:t>
      </w:r>
      <w:r w:rsidR="00B65340" w:rsidRPr="00B65340">
        <w:rPr>
          <w:rFonts w:ascii="Arial" w:hAnsi="Arial" w:cs="Arial"/>
          <w:b/>
          <w:sz w:val="24"/>
          <w:szCs w:val="24"/>
          <w:u w:val="single"/>
          <w:lang w:val="en-US"/>
        </w:rPr>
        <w:t xml:space="preserve"> sentences</w:t>
      </w:r>
    </w:p>
    <w:p w14:paraId="0052BF02" w14:textId="77777777" w:rsidR="00B65340" w:rsidRPr="00EA77AF" w:rsidRDefault="00B65340" w:rsidP="00B65340">
      <w:pPr>
        <w:pStyle w:val="ListParagraph"/>
        <w:numPr>
          <w:ilvl w:val="0"/>
          <w:numId w:val="1"/>
        </w:numPr>
        <w:autoSpaceDE w:val="0"/>
        <w:autoSpaceDN w:val="0"/>
        <w:adjustRightInd w:val="0"/>
        <w:spacing w:after="0" w:line="240" w:lineRule="auto"/>
        <w:rPr>
          <w:rFonts w:ascii="Arial" w:hAnsi="Arial" w:cs="Arial"/>
          <w:sz w:val="24"/>
          <w:szCs w:val="24"/>
          <w:u w:val="single"/>
          <w:lang w:val="en-US"/>
        </w:rPr>
      </w:pPr>
      <w:r w:rsidRPr="00EA77AF">
        <w:rPr>
          <w:rFonts w:ascii="Arial" w:hAnsi="Arial" w:cs="Arial"/>
          <w:sz w:val="24"/>
          <w:szCs w:val="24"/>
          <w:u w:val="single"/>
          <w:lang w:val="en-US"/>
        </w:rPr>
        <w:t>General</w:t>
      </w:r>
      <w:r w:rsidR="00EA77AF" w:rsidRPr="00EA77AF">
        <w:rPr>
          <w:rFonts w:ascii="Arial" w:hAnsi="Arial" w:cs="Arial"/>
          <w:sz w:val="24"/>
          <w:szCs w:val="24"/>
          <w:u w:val="single"/>
          <w:lang w:val="en-US"/>
        </w:rPr>
        <w:t xml:space="preserve"> statement</w:t>
      </w:r>
    </w:p>
    <w:p w14:paraId="01766382" w14:textId="7F12E8D8" w:rsidR="00981066" w:rsidRPr="00B65340" w:rsidRDefault="00981066" w:rsidP="00981066">
      <w:pPr>
        <w:pStyle w:val="ListParagraph"/>
        <w:autoSpaceDE w:val="0"/>
        <w:autoSpaceDN w:val="0"/>
        <w:adjustRightInd w:val="0"/>
        <w:spacing w:after="0" w:line="240" w:lineRule="auto"/>
        <w:rPr>
          <w:rFonts w:ascii="Arial" w:hAnsi="Arial" w:cs="Arial"/>
          <w:sz w:val="24"/>
          <w:szCs w:val="24"/>
          <w:lang w:val="en-US"/>
        </w:rPr>
      </w:pPr>
      <w:r>
        <w:rPr>
          <w:rFonts w:ascii="Arial" w:hAnsi="Arial" w:cs="Arial"/>
          <w:sz w:val="24"/>
          <w:szCs w:val="24"/>
          <w:lang w:val="en-US"/>
        </w:rPr>
        <w:t>Malaria</w:t>
      </w:r>
      <w:r w:rsidR="00CE68A9">
        <w:rPr>
          <w:rFonts w:ascii="Arial" w:hAnsi="Arial" w:cs="Arial"/>
          <w:sz w:val="24"/>
          <w:szCs w:val="24"/>
          <w:lang w:val="en-US"/>
        </w:rPr>
        <w:t>,</w:t>
      </w:r>
      <w:r w:rsidR="00E10C79">
        <w:rPr>
          <w:rFonts w:ascii="Arial" w:hAnsi="Arial" w:cs="Arial"/>
          <w:sz w:val="24"/>
          <w:szCs w:val="24"/>
          <w:lang w:val="en-US"/>
        </w:rPr>
        <w:t xml:space="preserve"> an infectious disease</w:t>
      </w:r>
      <w:r w:rsidR="00CE68A9">
        <w:rPr>
          <w:rFonts w:ascii="Arial" w:hAnsi="Arial" w:cs="Arial"/>
          <w:sz w:val="24"/>
          <w:szCs w:val="24"/>
          <w:lang w:val="en-US"/>
        </w:rPr>
        <w:t xml:space="preserve"> caused by the Plasmodium falciparum parasite</w:t>
      </w:r>
      <w:r w:rsidR="00440369">
        <w:rPr>
          <w:rFonts w:ascii="Arial" w:hAnsi="Arial" w:cs="Arial"/>
          <w:sz w:val="24"/>
          <w:szCs w:val="24"/>
          <w:lang w:val="en-US"/>
        </w:rPr>
        <w:t>,</w:t>
      </w:r>
      <w:r>
        <w:rPr>
          <w:rFonts w:ascii="Arial" w:hAnsi="Arial" w:cs="Arial"/>
          <w:sz w:val="24"/>
          <w:szCs w:val="24"/>
          <w:lang w:val="en-US"/>
        </w:rPr>
        <w:t xml:space="preserve"> kills over half a million people </w:t>
      </w:r>
      <w:ins w:id="0" w:author="Riana Paola" w:date="2025-04-14T08:08:00Z" w16du:dateUtc="2025-04-14T06:08:00Z">
        <w:r w:rsidR="00662E48">
          <w:rPr>
            <w:rFonts w:ascii="Arial" w:hAnsi="Arial" w:cs="Arial"/>
            <w:sz w:val="24"/>
            <w:szCs w:val="24"/>
            <w:lang w:val="en-US"/>
          </w:rPr>
          <w:t xml:space="preserve">world-wide </w:t>
        </w:r>
      </w:ins>
      <w:r>
        <w:rPr>
          <w:rFonts w:ascii="Arial" w:hAnsi="Arial" w:cs="Arial"/>
          <w:sz w:val="24"/>
          <w:szCs w:val="24"/>
          <w:lang w:val="en-US"/>
        </w:rPr>
        <w:t>every year.</w:t>
      </w:r>
    </w:p>
    <w:p w14:paraId="35D4130C" w14:textId="77777777" w:rsidR="00B65340" w:rsidRDefault="00B65340" w:rsidP="00781C16">
      <w:pPr>
        <w:autoSpaceDE w:val="0"/>
        <w:autoSpaceDN w:val="0"/>
        <w:adjustRightInd w:val="0"/>
        <w:spacing w:after="0" w:line="240" w:lineRule="auto"/>
        <w:rPr>
          <w:rFonts w:ascii="Arial" w:hAnsi="Arial" w:cs="Arial"/>
          <w:sz w:val="24"/>
          <w:szCs w:val="24"/>
          <w:lang w:val="en-US"/>
        </w:rPr>
      </w:pPr>
    </w:p>
    <w:p w14:paraId="23EB8AA4" w14:textId="77777777" w:rsidR="00B65340" w:rsidRPr="00EA77AF" w:rsidRDefault="00B65340" w:rsidP="00B65340">
      <w:pPr>
        <w:pStyle w:val="ListParagraph"/>
        <w:numPr>
          <w:ilvl w:val="0"/>
          <w:numId w:val="1"/>
        </w:numPr>
        <w:autoSpaceDE w:val="0"/>
        <w:autoSpaceDN w:val="0"/>
        <w:adjustRightInd w:val="0"/>
        <w:spacing w:after="0" w:line="240" w:lineRule="auto"/>
        <w:rPr>
          <w:rFonts w:ascii="Arial" w:hAnsi="Arial" w:cs="Arial"/>
          <w:sz w:val="24"/>
          <w:szCs w:val="24"/>
          <w:u w:val="single"/>
          <w:lang w:val="en-US"/>
        </w:rPr>
      </w:pPr>
      <w:r w:rsidRPr="00EA77AF">
        <w:rPr>
          <w:rFonts w:ascii="Arial" w:hAnsi="Arial" w:cs="Arial"/>
          <w:sz w:val="24"/>
          <w:szCs w:val="24"/>
          <w:u w:val="single"/>
          <w:lang w:val="en-US"/>
        </w:rPr>
        <w:t>Statistics</w:t>
      </w:r>
    </w:p>
    <w:p w14:paraId="1E32751F" w14:textId="77777777" w:rsidR="00B65340" w:rsidRDefault="00B65340" w:rsidP="00B65340">
      <w:pPr>
        <w:autoSpaceDE w:val="0"/>
        <w:autoSpaceDN w:val="0"/>
        <w:adjustRightInd w:val="0"/>
        <w:spacing w:after="0" w:line="240" w:lineRule="auto"/>
        <w:ind w:firstLine="360"/>
        <w:rPr>
          <w:rFonts w:ascii="Arial" w:hAnsi="Arial" w:cs="Arial"/>
          <w:sz w:val="24"/>
          <w:szCs w:val="24"/>
          <w:lang w:val="en-US"/>
        </w:rPr>
      </w:pPr>
      <w:commentRangeStart w:id="1"/>
      <w:r>
        <w:rPr>
          <w:rFonts w:ascii="Arial" w:hAnsi="Arial" w:cs="Arial"/>
          <w:sz w:val="24"/>
          <w:szCs w:val="24"/>
          <w:lang w:val="en-US"/>
        </w:rPr>
        <w:t xml:space="preserve">In 2023, malaria killed </w:t>
      </w:r>
      <w:r w:rsidRPr="00B80CAC">
        <w:rPr>
          <w:rFonts w:ascii="Arial" w:hAnsi="Arial" w:cs="Arial"/>
          <w:sz w:val="24"/>
          <w:szCs w:val="24"/>
          <w:lang w:val="en-US"/>
        </w:rPr>
        <w:t>597’000</w:t>
      </w:r>
      <w:r>
        <w:rPr>
          <w:rFonts w:ascii="Arial" w:hAnsi="Arial" w:cs="Arial"/>
          <w:sz w:val="24"/>
          <w:szCs w:val="24"/>
          <w:lang w:val="en-US"/>
        </w:rPr>
        <w:t xml:space="preserve"> people with </w:t>
      </w:r>
      <w:r w:rsidRPr="00B80CAC">
        <w:rPr>
          <w:rFonts w:ascii="Arial" w:hAnsi="Arial" w:cs="Arial"/>
          <w:sz w:val="24"/>
          <w:szCs w:val="24"/>
          <w:lang w:val="en-US"/>
        </w:rPr>
        <w:t>263 million cases</w:t>
      </w:r>
      <w:r>
        <w:rPr>
          <w:rFonts w:ascii="Arial" w:hAnsi="Arial" w:cs="Arial"/>
          <w:sz w:val="24"/>
          <w:szCs w:val="24"/>
          <w:lang w:val="en-US"/>
        </w:rPr>
        <w:t xml:space="preserve"> globally.</w:t>
      </w:r>
      <w:commentRangeEnd w:id="1"/>
      <w:r w:rsidR="00662E48">
        <w:rPr>
          <w:rStyle w:val="CommentReference"/>
        </w:rPr>
        <w:commentReference w:id="1"/>
      </w:r>
    </w:p>
    <w:p w14:paraId="10C3DAF1" w14:textId="77777777" w:rsidR="00B65340" w:rsidRDefault="00B65340" w:rsidP="00781C16">
      <w:pPr>
        <w:autoSpaceDE w:val="0"/>
        <w:autoSpaceDN w:val="0"/>
        <w:adjustRightInd w:val="0"/>
        <w:spacing w:after="0" w:line="240" w:lineRule="auto"/>
        <w:rPr>
          <w:rFonts w:ascii="Arial" w:hAnsi="Arial" w:cs="Arial"/>
          <w:sz w:val="24"/>
          <w:szCs w:val="24"/>
          <w:lang w:val="en-US"/>
        </w:rPr>
      </w:pPr>
    </w:p>
    <w:p w14:paraId="44B2F743" w14:textId="77777777" w:rsidR="00EA77AF" w:rsidRPr="00EA77AF" w:rsidRDefault="00EA77AF" w:rsidP="00EA77AF">
      <w:pPr>
        <w:pStyle w:val="ListParagraph"/>
        <w:numPr>
          <w:ilvl w:val="0"/>
          <w:numId w:val="1"/>
        </w:numPr>
        <w:autoSpaceDE w:val="0"/>
        <w:autoSpaceDN w:val="0"/>
        <w:adjustRightInd w:val="0"/>
        <w:spacing w:after="0" w:line="240" w:lineRule="auto"/>
        <w:rPr>
          <w:rFonts w:ascii="Arial" w:hAnsi="Arial" w:cs="Arial"/>
          <w:sz w:val="24"/>
          <w:szCs w:val="24"/>
          <w:u w:val="single"/>
          <w:lang w:val="en-US"/>
        </w:rPr>
      </w:pPr>
      <w:r w:rsidRPr="00EA77AF">
        <w:rPr>
          <w:rFonts w:ascii="Arial" w:hAnsi="Arial" w:cs="Arial"/>
          <w:sz w:val="24"/>
          <w:szCs w:val="24"/>
          <w:u w:val="single"/>
          <w:lang w:val="en-US"/>
        </w:rPr>
        <w:t>General statement</w:t>
      </w:r>
      <w:r>
        <w:rPr>
          <w:rFonts w:ascii="Arial" w:hAnsi="Arial" w:cs="Arial"/>
          <w:sz w:val="24"/>
          <w:szCs w:val="24"/>
          <w:u w:val="single"/>
          <w:lang w:val="en-US"/>
        </w:rPr>
        <w:t xml:space="preserve"> and statistics</w:t>
      </w:r>
    </w:p>
    <w:p w14:paraId="20C4A985" w14:textId="77777777" w:rsidR="00DB57BF" w:rsidRPr="00B65340" w:rsidRDefault="00DB57BF" w:rsidP="00DB57BF">
      <w:pPr>
        <w:pStyle w:val="ListParagraph"/>
        <w:autoSpaceDE w:val="0"/>
        <w:autoSpaceDN w:val="0"/>
        <w:adjustRightInd w:val="0"/>
        <w:spacing w:after="0" w:line="240" w:lineRule="auto"/>
        <w:rPr>
          <w:rFonts w:ascii="Arial" w:hAnsi="Arial" w:cs="Arial"/>
          <w:sz w:val="24"/>
          <w:szCs w:val="24"/>
          <w:lang w:val="en-US"/>
        </w:rPr>
      </w:pPr>
      <w:r>
        <w:rPr>
          <w:rFonts w:ascii="Arial" w:hAnsi="Arial" w:cs="Arial"/>
          <w:sz w:val="24"/>
          <w:szCs w:val="24"/>
          <w:lang w:val="en-US"/>
        </w:rPr>
        <w:t xml:space="preserve">Malaria is a threat to human life worldwide with </w:t>
      </w:r>
      <w:r w:rsidRPr="00B80CAC">
        <w:rPr>
          <w:rFonts w:ascii="Arial" w:hAnsi="Arial" w:cs="Arial"/>
          <w:sz w:val="24"/>
          <w:szCs w:val="24"/>
          <w:lang w:val="en-US"/>
        </w:rPr>
        <w:t>263 million cases</w:t>
      </w:r>
      <w:r>
        <w:rPr>
          <w:rFonts w:ascii="Arial" w:hAnsi="Arial" w:cs="Arial"/>
          <w:sz w:val="24"/>
          <w:szCs w:val="24"/>
          <w:lang w:val="en-US"/>
        </w:rPr>
        <w:t xml:space="preserve"> and </w:t>
      </w:r>
      <w:r w:rsidRPr="00B80CAC">
        <w:rPr>
          <w:rFonts w:ascii="Arial" w:hAnsi="Arial" w:cs="Arial"/>
          <w:sz w:val="24"/>
          <w:szCs w:val="24"/>
          <w:lang w:val="en-US"/>
        </w:rPr>
        <w:t>597’000</w:t>
      </w:r>
      <w:r>
        <w:rPr>
          <w:rFonts w:ascii="Arial" w:hAnsi="Arial" w:cs="Arial"/>
          <w:sz w:val="24"/>
          <w:szCs w:val="24"/>
          <w:lang w:val="en-US"/>
        </w:rPr>
        <w:t xml:space="preserve"> deaths in </w:t>
      </w:r>
      <w:commentRangeStart w:id="2"/>
      <w:r>
        <w:rPr>
          <w:rFonts w:ascii="Arial" w:hAnsi="Arial" w:cs="Arial"/>
          <w:sz w:val="24"/>
          <w:szCs w:val="24"/>
          <w:lang w:val="en-US"/>
        </w:rPr>
        <w:t>2023</w:t>
      </w:r>
      <w:commentRangeEnd w:id="2"/>
      <w:r w:rsidR="00662E48">
        <w:rPr>
          <w:rStyle w:val="CommentReference"/>
        </w:rPr>
        <w:commentReference w:id="2"/>
      </w:r>
      <w:r w:rsidR="00981066">
        <w:rPr>
          <w:rFonts w:ascii="Arial" w:hAnsi="Arial" w:cs="Arial"/>
          <w:sz w:val="24"/>
          <w:szCs w:val="24"/>
          <w:lang w:val="en-US"/>
        </w:rPr>
        <w:t>.</w:t>
      </w:r>
    </w:p>
    <w:p w14:paraId="33A82789" w14:textId="77777777" w:rsidR="00B65340" w:rsidRDefault="00B65340" w:rsidP="00781C16">
      <w:pPr>
        <w:autoSpaceDE w:val="0"/>
        <w:autoSpaceDN w:val="0"/>
        <w:adjustRightInd w:val="0"/>
        <w:spacing w:after="0" w:line="240" w:lineRule="auto"/>
        <w:rPr>
          <w:rFonts w:ascii="Arial" w:hAnsi="Arial" w:cs="Arial"/>
          <w:sz w:val="24"/>
          <w:szCs w:val="24"/>
          <w:lang w:val="en-US"/>
        </w:rPr>
      </w:pPr>
    </w:p>
    <w:p w14:paraId="550192E7" w14:textId="77777777" w:rsidR="00F22BB1" w:rsidRDefault="00F22BB1" w:rsidP="00781C16">
      <w:pPr>
        <w:autoSpaceDE w:val="0"/>
        <w:autoSpaceDN w:val="0"/>
        <w:adjustRightInd w:val="0"/>
        <w:spacing w:after="0" w:line="240" w:lineRule="auto"/>
        <w:rPr>
          <w:rFonts w:ascii="Arial" w:hAnsi="Arial" w:cs="Arial"/>
          <w:b/>
          <w:sz w:val="24"/>
          <w:szCs w:val="24"/>
          <w:u w:val="single"/>
          <w:lang w:val="en-US"/>
        </w:rPr>
      </w:pPr>
      <w:r w:rsidRPr="00F22BB1">
        <w:rPr>
          <w:rFonts w:ascii="Arial" w:hAnsi="Arial" w:cs="Arial"/>
          <w:b/>
          <w:sz w:val="24"/>
          <w:szCs w:val="24"/>
          <w:u w:val="single"/>
          <w:lang w:val="en-US"/>
        </w:rPr>
        <w:t>Part 2</w:t>
      </w:r>
    </w:p>
    <w:p w14:paraId="386D837B" w14:textId="77777777" w:rsidR="00F22BB1" w:rsidRDefault="00F22BB1" w:rsidP="00781C16">
      <w:pPr>
        <w:autoSpaceDE w:val="0"/>
        <w:autoSpaceDN w:val="0"/>
        <w:adjustRightInd w:val="0"/>
        <w:spacing w:after="0" w:line="240" w:lineRule="auto"/>
        <w:rPr>
          <w:rFonts w:ascii="Arial" w:hAnsi="Arial" w:cs="Arial"/>
          <w:sz w:val="24"/>
          <w:szCs w:val="24"/>
          <w:lang w:val="en-US"/>
        </w:rPr>
      </w:pPr>
      <w:r w:rsidRPr="00F22BB1">
        <w:rPr>
          <w:rFonts w:ascii="Arial" w:hAnsi="Arial" w:cs="Arial"/>
          <w:sz w:val="24"/>
          <w:szCs w:val="24"/>
          <w:highlight w:val="green"/>
          <w:lang w:val="en-US"/>
        </w:rPr>
        <w:t>Introduction statement</w:t>
      </w:r>
    </w:p>
    <w:p w14:paraId="5C59DE2C" w14:textId="77777777" w:rsidR="00F22BB1" w:rsidRDefault="00F22BB1" w:rsidP="00781C16">
      <w:pPr>
        <w:autoSpaceDE w:val="0"/>
        <w:autoSpaceDN w:val="0"/>
        <w:adjustRightInd w:val="0"/>
        <w:spacing w:after="0" w:line="240" w:lineRule="auto"/>
        <w:rPr>
          <w:rFonts w:ascii="Arial" w:hAnsi="Arial" w:cs="Arial"/>
          <w:sz w:val="24"/>
          <w:szCs w:val="24"/>
          <w:lang w:val="en-US"/>
        </w:rPr>
      </w:pPr>
      <w:r w:rsidRPr="00F22BB1">
        <w:rPr>
          <w:rFonts w:ascii="Arial" w:hAnsi="Arial" w:cs="Arial"/>
          <w:sz w:val="24"/>
          <w:szCs w:val="24"/>
          <w:highlight w:val="cyan"/>
          <w:lang w:val="en-US"/>
        </w:rPr>
        <w:t>Summary of or reference to some relevant literature</w:t>
      </w:r>
    </w:p>
    <w:p w14:paraId="7EAD2BAD" w14:textId="77777777" w:rsidR="00F22BB1" w:rsidRDefault="00F22BB1" w:rsidP="00781C16">
      <w:pPr>
        <w:autoSpaceDE w:val="0"/>
        <w:autoSpaceDN w:val="0"/>
        <w:adjustRightInd w:val="0"/>
        <w:spacing w:after="0" w:line="240" w:lineRule="auto"/>
        <w:rPr>
          <w:rFonts w:ascii="Arial" w:hAnsi="Arial" w:cs="Arial"/>
          <w:sz w:val="24"/>
          <w:szCs w:val="24"/>
          <w:lang w:val="en-US"/>
        </w:rPr>
      </w:pPr>
      <w:r w:rsidRPr="00BB3E1A">
        <w:rPr>
          <w:rFonts w:ascii="Arial" w:hAnsi="Arial" w:cs="Arial"/>
          <w:sz w:val="24"/>
          <w:szCs w:val="24"/>
          <w:highlight w:val="yellow"/>
          <w:lang w:val="en-US"/>
        </w:rPr>
        <w:t>Problem or gap statement</w:t>
      </w:r>
    </w:p>
    <w:p w14:paraId="5471890D" w14:textId="77777777" w:rsidR="00F22BB1" w:rsidRDefault="00F22BB1" w:rsidP="00781C16">
      <w:pPr>
        <w:autoSpaceDE w:val="0"/>
        <w:autoSpaceDN w:val="0"/>
        <w:adjustRightInd w:val="0"/>
        <w:spacing w:after="0" w:line="240" w:lineRule="auto"/>
        <w:rPr>
          <w:rFonts w:ascii="Arial" w:hAnsi="Arial" w:cs="Arial"/>
          <w:sz w:val="24"/>
          <w:szCs w:val="24"/>
          <w:lang w:val="en-US"/>
        </w:rPr>
      </w:pPr>
      <w:r w:rsidRPr="00BB3E1A">
        <w:rPr>
          <w:rFonts w:ascii="Arial" w:hAnsi="Arial" w:cs="Arial"/>
          <w:sz w:val="24"/>
          <w:szCs w:val="24"/>
          <w:highlight w:val="magenta"/>
          <w:lang w:val="en-US"/>
        </w:rPr>
        <w:t>The study goal</w:t>
      </w:r>
      <w:r w:rsidR="00BB3E1A" w:rsidRPr="00BB3E1A">
        <w:rPr>
          <w:rFonts w:ascii="Arial" w:hAnsi="Arial" w:cs="Arial"/>
          <w:sz w:val="24"/>
          <w:szCs w:val="24"/>
          <w:highlight w:val="magenta"/>
          <w:lang w:val="en-US"/>
        </w:rPr>
        <w:t xml:space="preserve"> and </w:t>
      </w:r>
      <w:r w:rsidRPr="00BB3E1A">
        <w:rPr>
          <w:rFonts w:ascii="Arial" w:hAnsi="Arial" w:cs="Arial"/>
          <w:sz w:val="24"/>
          <w:szCs w:val="24"/>
          <w:highlight w:val="magenta"/>
          <w:lang w:val="en-US"/>
        </w:rPr>
        <w:t>Filling the gap</w:t>
      </w:r>
    </w:p>
    <w:p w14:paraId="22A3A5A5" w14:textId="77777777" w:rsidR="00F22BB1" w:rsidRPr="00F22BB1" w:rsidRDefault="00F22BB1" w:rsidP="00781C16">
      <w:pPr>
        <w:autoSpaceDE w:val="0"/>
        <w:autoSpaceDN w:val="0"/>
        <w:adjustRightInd w:val="0"/>
        <w:spacing w:after="0" w:line="240" w:lineRule="auto"/>
        <w:rPr>
          <w:rFonts w:ascii="Arial" w:hAnsi="Arial" w:cs="Arial"/>
          <w:sz w:val="24"/>
          <w:szCs w:val="24"/>
          <w:lang w:val="en-US"/>
        </w:rPr>
      </w:pPr>
    </w:p>
    <w:p w14:paraId="7B167052" w14:textId="77777777" w:rsidR="00F22BB1" w:rsidRPr="00F22BB1" w:rsidRDefault="00F22BB1" w:rsidP="00781C16">
      <w:pPr>
        <w:autoSpaceDE w:val="0"/>
        <w:autoSpaceDN w:val="0"/>
        <w:adjustRightInd w:val="0"/>
        <w:spacing w:after="0" w:line="240" w:lineRule="auto"/>
        <w:rPr>
          <w:rFonts w:ascii="Arial" w:hAnsi="Arial" w:cs="Arial"/>
          <w:b/>
          <w:sz w:val="24"/>
          <w:szCs w:val="24"/>
          <w:u w:val="single"/>
          <w:lang w:val="en-US"/>
        </w:rPr>
      </w:pPr>
    </w:p>
    <w:p w14:paraId="26E001A3" w14:textId="77777777" w:rsidR="008D3A42" w:rsidRPr="008D3A42" w:rsidRDefault="008D3A42" w:rsidP="00781C16">
      <w:pPr>
        <w:autoSpaceDE w:val="0"/>
        <w:autoSpaceDN w:val="0"/>
        <w:adjustRightInd w:val="0"/>
        <w:spacing w:after="0" w:line="240" w:lineRule="auto"/>
        <w:rPr>
          <w:rFonts w:ascii="Arial" w:hAnsi="Arial" w:cs="Arial"/>
          <w:b/>
          <w:sz w:val="24"/>
          <w:szCs w:val="24"/>
          <w:lang w:val="en-US"/>
        </w:rPr>
      </w:pPr>
      <w:r w:rsidRPr="008D3A42">
        <w:rPr>
          <w:rFonts w:ascii="Arial" w:hAnsi="Arial" w:cs="Arial"/>
          <w:b/>
          <w:sz w:val="24"/>
          <w:szCs w:val="24"/>
          <w:lang w:val="en-US"/>
        </w:rPr>
        <w:t>Introduction</w:t>
      </w:r>
    </w:p>
    <w:p w14:paraId="7AAB89D3" w14:textId="77777777" w:rsidR="00781C16" w:rsidRPr="00B80CAC" w:rsidRDefault="00781C16" w:rsidP="00781C16">
      <w:pPr>
        <w:autoSpaceDE w:val="0"/>
        <w:autoSpaceDN w:val="0"/>
        <w:adjustRightInd w:val="0"/>
        <w:spacing w:after="0" w:line="240" w:lineRule="auto"/>
        <w:rPr>
          <w:rFonts w:ascii="Arial" w:hAnsi="Arial" w:cs="Arial"/>
          <w:sz w:val="24"/>
          <w:szCs w:val="24"/>
          <w:lang w:val="en-US"/>
        </w:rPr>
      </w:pPr>
      <w:commentRangeStart w:id="3"/>
      <w:r w:rsidRPr="00B65340">
        <w:rPr>
          <w:rFonts w:ascii="Arial" w:hAnsi="Arial" w:cs="Arial"/>
          <w:sz w:val="24"/>
          <w:szCs w:val="24"/>
          <w:highlight w:val="green"/>
          <w:lang w:val="en-US"/>
        </w:rPr>
        <w:t xml:space="preserve">Malaria </w:t>
      </w:r>
      <w:r w:rsidR="00AD086A" w:rsidRPr="00B65340">
        <w:rPr>
          <w:rFonts w:ascii="Arial" w:hAnsi="Arial" w:cs="Arial"/>
          <w:sz w:val="24"/>
          <w:szCs w:val="24"/>
          <w:highlight w:val="green"/>
          <w:lang w:val="en-US"/>
        </w:rPr>
        <w:t>is a deadly disease</w:t>
      </w:r>
      <w:r w:rsidRPr="00B65340">
        <w:rPr>
          <w:rFonts w:ascii="Arial" w:hAnsi="Arial" w:cs="Arial"/>
          <w:sz w:val="24"/>
          <w:szCs w:val="24"/>
          <w:highlight w:val="green"/>
          <w:lang w:val="en-US"/>
        </w:rPr>
        <w:t xml:space="preserve"> with global estimates of 263 million cases and 597’000 </w:t>
      </w:r>
      <w:r w:rsidR="00C2163B" w:rsidRPr="00B65340">
        <w:rPr>
          <w:rFonts w:ascii="Arial" w:hAnsi="Arial" w:cs="Arial"/>
          <w:sz w:val="24"/>
          <w:szCs w:val="24"/>
          <w:highlight w:val="green"/>
          <w:lang w:val="en-US"/>
        </w:rPr>
        <w:t>deaths</w:t>
      </w:r>
      <w:r w:rsidRPr="00B65340">
        <w:rPr>
          <w:rFonts w:ascii="Arial" w:hAnsi="Arial" w:cs="Arial"/>
          <w:sz w:val="24"/>
          <w:szCs w:val="24"/>
          <w:highlight w:val="green"/>
          <w:lang w:val="en-US"/>
        </w:rPr>
        <w:t xml:space="preserve"> in 2023</w:t>
      </w:r>
      <w:r w:rsidRPr="00B80CAC">
        <w:rPr>
          <w:rFonts w:ascii="Arial" w:hAnsi="Arial" w:cs="Arial"/>
          <w:sz w:val="24"/>
          <w:szCs w:val="24"/>
          <w:lang w:val="en-US"/>
        </w:rPr>
        <w:t>. Sub-Saharan Africa accounted for 94% of this global burden</w:t>
      </w:r>
      <w:r w:rsidR="00F22BB1">
        <w:rPr>
          <w:rFonts w:ascii="Arial" w:hAnsi="Arial" w:cs="Arial"/>
          <w:sz w:val="24"/>
          <w:szCs w:val="24"/>
          <w:lang w:val="en-US"/>
        </w:rPr>
        <w:t>,</w:t>
      </w:r>
      <w:r w:rsidRPr="00B80CAC">
        <w:rPr>
          <w:rFonts w:ascii="Arial" w:hAnsi="Arial" w:cs="Arial"/>
          <w:sz w:val="24"/>
          <w:szCs w:val="24"/>
          <w:lang w:val="en-US"/>
        </w:rPr>
        <w:t xml:space="preserve"> </w:t>
      </w:r>
      <w:r w:rsidR="00C2163B">
        <w:rPr>
          <w:rFonts w:ascii="Arial" w:hAnsi="Arial" w:cs="Arial"/>
          <w:sz w:val="24"/>
          <w:szCs w:val="24"/>
          <w:lang w:val="en-US"/>
        </w:rPr>
        <w:t>with</w:t>
      </w:r>
      <w:r w:rsidRPr="00B80CAC">
        <w:rPr>
          <w:rFonts w:ascii="Arial" w:hAnsi="Arial" w:cs="Arial"/>
          <w:sz w:val="24"/>
          <w:szCs w:val="24"/>
          <w:lang w:val="en-US"/>
        </w:rPr>
        <w:t xml:space="preserve"> 9</w:t>
      </w:r>
      <w:r w:rsidR="00C2163B">
        <w:rPr>
          <w:rFonts w:ascii="Arial" w:hAnsi="Arial" w:cs="Arial"/>
          <w:sz w:val="24"/>
          <w:szCs w:val="24"/>
          <w:lang w:val="en-US"/>
        </w:rPr>
        <w:t>5%</w:t>
      </w:r>
      <w:r w:rsidR="00AD086A">
        <w:rPr>
          <w:rFonts w:ascii="Arial" w:hAnsi="Arial" w:cs="Arial"/>
          <w:sz w:val="24"/>
          <w:szCs w:val="24"/>
          <w:lang w:val="en-US"/>
        </w:rPr>
        <w:t xml:space="preserve"> </w:t>
      </w:r>
      <w:r w:rsidR="00F22BB1">
        <w:rPr>
          <w:rFonts w:ascii="Arial" w:hAnsi="Arial" w:cs="Arial"/>
          <w:sz w:val="24"/>
          <w:szCs w:val="24"/>
          <w:lang w:val="en-US"/>
        </w:rPr>
        <w:t xml:space="preserve">of </w:t>
      </w:r>
      <w:r w:rsidR="00AD086A">
        <w:rPr>
          <w:rFonts w:ascii="Arial" w:hAnsi="Arial" w:cs="Arial"/>
          <w:sz w:val="24"/>
          <w:szCs w:val="24"/>
          <w:lang w:val="en-US"/>
        </w:rPr>
        <w:t xml:space="preserve">deaths </w:t>
      </w:r>
      <w:r w:rsidR="00AD086A">
        <w:rPr>
          <w:rFonts w:ascii="Arial" w:hAnsi="Arial" w:cs="Arial"/>
          <w:sz w:val="24"/>
          <w:szCs w:val="24"/>
          <w:lang w:val="en-US"/>
        </w:rPr>
        <w:fldChar w:fldCharType="begin"/>
      </w:r>
      <w:r w:rsidR="000F3064">
        <w:rPr>
          <w:rFonts w:ascii="Arial" w:hAnsi="Arial" w:cs="Arial"/>
          <w:sz w:val="24"/>
          <w:szCs w:val="24"/>
          <w:lang w:val="en-US"/>
        </w:rPr>
        <w:instrText xml:space="preserve"> ADDIN ZOTERO_ITEM CSL_CITATION {"citationID":"yEYfTlFQ","properties":{"formattedCitation":"(1)","plainCitation":"(1)","noteIndex":0},"citationItems":[{"id":6309,"uris":["http://zotero.org/users/13629295/items/YMBEPIJ6"],"itemData":{"id":6309,"type":"webpage","abstract":"Each year, WHO’s World malaria report provides a comprehensive and up-to-date assessment of trends in malaria control and elimination across the globe","language":"en","title":"World malaria report 2024","URL":"https://www.who.int/teams/global-malaria-programme/reports/world-malaria-report-2024","accessed":{"date-parts":[["2025",3,28]]}}}],"schema":"https://github.com/citation-style-language/schema/raw/master/csl-citation.json"} </w:instrText>
      </w:r>
      <w:r w:rsidR="00AD086A">
        <w:rPr>
          <w:rFonts w:ascii="Arial" w:hAnsi="Arial" w:cs="Arial"/>
          <w:sz w:val="24"/>
          <w:szCs w:val="24"/>
          <w:lang w:val="en-US"/>
        </w:rPr>
        <w:fldChar w:fldCharType="separate"/>
      </w:r>
      <w:r w:rsidR="000F3064" w:rsidRPr="000F3064">
        <w:rPr>
          <w:rFonts w:ascii="Arial" w:hAnsi="Arial" w:cs="Arial"/>
          <w:sz w:val="24"/>
          <w:lang w:val="en-US"/>
        </w:rPr>
        <w:t>(1)</w:t>
      </w:r>
      <w:r w:rsidR="00AD086A">
        <w:rPr>
          <w:rFonts w:ascii="Arial" w:hAnsi="Arial" w:cs="Arial"/>
          <w:sz w:val="24"/>
          <w:szCs w:val="24"/>
          <w:lang w:val="en-US"/>
        </w:rPr>
        <w:fldChar w:fldCharType="end"/>
      </w:r>
      <w:r w:rsidR="00AD086A">
        <w:rPr>
          <w:rFonts w:ascii="Arial" w:hAnsi="Arial" w:cs="Arial"/>
          <w:sz w:val="24"/>
          <w:szCs w:val="24"/>
          <w:lang w:val="en-US"/>
        </w:rPr>
        <w:t>.</w:t>
      </w:r>
      <w:r w:rsidRPr="00B80CAC">
        <w:rPr>
          <w:rFonts w:ascii="Arial" w:hAnsi="Arial" w:cs="Arial"/>
          <w:sz w:val="24"/>
          <w:szCs w:val="24"/>
          <w:lang w:val="en-US"/>
        </w:rPr>
        <w:t xml:space="preserve"> With over 5 million cases in a population of 33 million</w:t>
      </w:r>
      <w:r w:rsidR="0008552A">
        <w:rPr>
          <w:rFonts w:ascii="Arial" w:hAnsi="Arial" w:cs="Arial"/>
          <w:sz w:val="24"/>
          <w:szCs w:val="24"/>
          <w:lang w:val="en-US"/>
        </w:rPr>
        <w:t xml:space="preserve"> in Ghana</w:t>
      </w:r>
      <w:r w:rsidRPr="00B80CAC">
        <w:rPr>
          <w:rFonts w:ascii="Arial" w:hAnsi="Arial" w:cs="Arial"/>
          <w:sz w:val="24"/>
          <w:szCs w:val="24"/>
          <w:lang w:val="en-US"/>
        </w:rPr>
        <w:t xml:space="preserve">, the disease imposes a substantial burden on the population, particularly among </w:t>
      </w:r>
      <w:r w:rsidR="008C785A" w:rsidRPr="00B80CAC">
        <w:rPr>
          <w:rFonts w:ascii="Arial" w:hAnsi="Arial" w:cs="Arial"/>
          <w:sz w:val="24"/>
          <w:szCs w:val="24"/>
          <w:lang w:val="en-US"/>
        </w:rPr>
        <w:t xml:space="preserve">pregnant women </w:t>
      </w:r>
      <w:r w:rsidR="008C785A">
        <w:rPr>
          <w:rFonts w:ascii="Arial" w:hAnsi="Arial" w:cs="Arial"/>
          <w:sz w:val="24"/>
          <w:szCs w:val="24"/>
          <w:lang w:val="en-US"/>
        </w:rPr>
        <w:t xml:space="preserve">and </w:t>
      </w:r>
      <w:r w:rsidR="00F22BB1">
        <w:rPr>
          <w:rFonts w:ascii="Arial" w:hAnsi="Arial" w:cs="Arial"/>
          <w:sz w:val="24"/>
          <w:szCs w:val="24"/>
          <w:lang w:val="en-US"/>
        </w:rPr>
        <w:t>under-five-year-olds</w:t>
      </w:r>
      <w:r w:rsidR="00B46092">
        <w:rPr>
          <w:rFonts w:ascii="Arial" w:hAnsi="Arial" w:cs="Arial"/>
          <w:sz w:val="24"/>
          <w:szCs w:val="24"/>
          <w:lang w:val="en-US"/>
        </w:rPr>
        <w:t xml:space="preserve"> </w:t>
      </w:r>
      <w:r w:rsidR="008C785A">
        <w:rPr>
          <w:rFonts w:ascii="Arial" w:hAnsi="Arial" w:cs="Arial"/>
          <w:sz w:val="24"/>
          <w:szCs w:val="24"/>
          <w:lang w:val="en-US"/>
        </w:rPr>
        <w:fldChar w:fldCharType="begin"/>
      </w:r>
      <w:r w:rsidR="000F3064">
        <w:rPr>
          <w:rFonts w:ascii="Arial" w:hAnsi="Arial" w:cs="Arial"/>
          <w:sz w:val="24"/>
          <w:szCs w:val="24"/>
          <w:lang w:val="en-US"/>
        </w:rPr>
        <w:instrText xml:space="preserve"> ADDIN ZOTERO_ITEM CSL_CITATION {"citationID":"Vj3zQBgm","properties":{"unsorted":false,"formattedCitation":"(2,3)","plainCitation":"(2,3)","noteIndex":0},"citationItems":[{"id":6274,"uris":["http://zotero.org/users/13629295/items/5BEI3AVU"],"itemData":{"id":6274,"type":"webpage","abstract":"Each year, WHO’s World malaria report provides a comprehensive and up-to-date assessment of trends in malaria control and elimination across the globe","language":"en","title":"World malaria report 2023","URL":"https://www.who.int/teams/global-malaria-programme/reports/world-malaria-report-2023","accessed":{"date-parts":[["2024",2,23]]}},"label":"page"},{"id":6282,"uris":["http://zotero.org/users/13629295/items/6E8TU3BM"],"itemData":{"id":6282,"type":"webpage","abstract":"Statistics and facts about malaria in Ghana. Prevalence, cases, map, treatment, risk, deaths and other need to know facts about malaria in Ghana.","container-title":"Severe Malaria Observatory","language":"en","title":"Ghana Malaria Facts","URL":"https://www.severemalaria.org/pays/ghana","accessed":{"date-parts":[["2024",2,23]]}},"label":"page"}],"schema":"https://github.com/citation-style-language/schema/raw/master/csl-citation.json"} </w:instrText>
      </w:r>
      <w:r w:rsidR="008C785A">
        <w:rPr>
          <w:rFonts w:ascii="Arial" w:hAnsi="Arial" w:cs="Arial"/>
          <w:sz w:val="24"/>
          <w:szCs w:val="24"/>
          <w:lang w:val="en-US"/>
        </w:rPr>
        <w:fldChar w:fldCharType="separate"/>
      </w:r>
      <w:r w:rsidR="000F3064" w:rsidRPr="000F3064">
        <w:rPr>
          <w:rFonts w:ascii="Arial" w:hAnsi="Arial" w:cs="Arial"/>
          <w:sz w:val="24"/>
          <w:lang w:val="en-US"/>
        </w:rPr>
        <w:t>(2,3)</w:t>
      </w:r>
      <w:r w:rsidR="008C785A">
        <w:rPr>
          <w:rFonts w:ascii="Arial" w:hAnsi="Arial" w:cs="Arial"/>
          <w:sz w:val="24"/>
          <w:szCs w:val="24"/>
          <w:lang w:val="en-US"/>
        </w:rPr>
        <w:fldChar w:fldCharType="end"/>
      </w:r>
      <w:r w:rsidR="00A54FA1">
        <w:rPr>
          <w:rFonts w:ascii="Arial" w:hAnsi="Arial" w:cs="Arial"/>
          <w:sz w:val="24"/>
          <w:szCs w:val="24"/>
          <w:lang w:val="en-US"/>
        </w:rPr>
        <w:t>.</w:t>
      </w:r>
      <w:r w:rsidRPr="00B80CAC">
        <w:rPr>
          <w:rFonts w:ascii="Arial" w:hAnsi="Arial" w:cs="Arial"/>
          <w:sz w:val="24"/>
          <w:szCs w:val="24"/>
          <w:lang w:val="en-US"/>
        </w:rPr>
        <w:t xml:space="preserve"> </w:t>
      </w:r>
      <w:commentRangeEnd w:id="3"/>
      <w:r w:rsidR="00662E48">
        <w:rPr>
          <w:rStyle w:val="CommentReference"/>
        </w:rPr>
        <w:commentReference w:id="3"/>
      </w:r>
    </w:p>
    <w:p w14:paraId="21D36C06" w14:textId="77777777" w:rsidR="00C06D84" w:rsidRDefault="00A524BB" w:rsidP="0039046C">
      <w:pPr>
        <w:autoSpaceDE w:val="0"/>
        <w:autoSpaceDN w:val="0"/>
        <w:adjustRightInd w:val="0"/>
        <w:spacing w:after="0" w:line="240" w:lineRule="auto"/>
        <w:rPr>
          <w:rFonts w:ascii="Arial" w:hAnsi="Arial" w:cs="Arial"/>
          <w:b/>
          <w:sz w:val="24"/>
          <w:szCs w:val="24"/>
          <w:lang w:val="en-US"/>
        </w:rPr>
      </w:pPr>
      <w:r w:rsidRPr="00BB3E1A">
        <w:rPr>
          <w:rFonts w:ascii="Arial" w:hAnsi="Arial" w:cs="Arial"/>
          <w:sz w:val="24"/>
          <w:szCs w:val="24"/>
          <w:highlight w:val="cyan"/>
          <w:lang w:val="en-US"/>
        </w:rPr>
        <w:t>Since the colonial era, Ghana ha</w:t>
      </w:r>
      <w:r w:rsidR="00781C16" w:rsidRPr="00BB3E1A">
        <w:rPr>
          <w:rFonts w:ascii="Arial" w:hAnsi="Arial" w:cs="Arial"/>
          <w:sz w:val="24"/>
          <w:szCs w:val="24"/>
          <w:highlight w:val="cyan"/>
          <w:lang w:val="en-US"/>
        </w:rPr>
        <w:t xml:space="preserve">s </w:t>
      </w:r>
      <w:r w:rsidR="00F22BB1" w:rsidRPr="00BB3E1A">
        <w:rPr>
          <w:rFonts w:ascii="Arial" w:hAnsi="Arial" w:cs="Arial"/>
          <w:sz w:val="24"/>
          <w:szCs w:val="24"/>
          <w:highlight w:val="cyan"/>
          <w:lang w:val="en-US"/>
        </w:rPr>
        <w:t>committed</w:t>
      </w:r>
      <w:r w:rsidR="00781C16" w:rsidRPr="00BB3E1A">
        <w:rPr>
          <w:rFonts w:ascii="Arial" w:hAnsi="Arial" w:cs="Arial"/>
          <w:sz w:val="24"/>
          <w:szCs w:val="24"/>
          <w:highlight w:val="cyan"/>
          <w:lang w:val="en-US"/>
        </w:rPr>
        <w:t xml:space="preserve"> to </w:t>
      </w:r>
      <w:r w:rsidR="00D878E6" w:rsidRPr="00BB3E1A">
        <w:rPr>
          <w:rFonts w:ascii="Arial" w:hAnsi="Arial" w:cs="Arial"/>
          <w:sz w:val="24"/>
          <w:szCs w:val="24"/>
          <w:highlight w:val="cyan"/>
          <w:lang w:val="en-US"/>
        </w:rPr>
        <w:t xml:space="preserve">several </w:t>
      </w:r>
      <w:r w:rsidR="00781C16" w:rsidRPr="00BB3E1A">
        <w:rPr>
          <w:rFonts w:ascii="Arial" w:hAnsi="Arial" w:cs="Arial"/>
          <w:sz w:val="24"/>
          <w:szCs w:val="24"/>
          <w:highlight w:val="cyan"/>
          <w:lang w:val="en-US"/>
        </w:rPr>
        <w:t xml:space="preserve">malaria control </w:t>
      </w:r>
      <w:r w:rsidR="008C785A" w:rsidRPr="00BB3E1A">
        <w:rPr>
          <w:rFonts w:ascii="Arial" w:hAnsi="Arial" w:cs="Arial"/>
          <w:sz w:val="24"/>
          <w:szCs w:val="24"/>
          <w:highlight w:val="cyan"/>
          <w:lang w:val="en-US"/>
        </w:rPr>
        <w:t>initiatives</w:t>
      </w:r>
      <w:r w:rsidR="00F22BB1" w:rsidRPr="00BB3E1A">
        <w:rPr>
          <w:rFonts w:ascii="Arial" w:hAnsi="Arial" w:cs="Arial"/>
          <w:sz w:val="24"/>
          <w:szCs w:val="24"/>
          <w:highlight w:val="cyan"/>
          <w:lang w:val="en-US"/>
        </w:rPr>
        <w:t>,</w:t>
      </w:r>
      <w:r w:rsidR="00D878E6" w:rsidRPr="00BB3E1A">
        <w:rPr>
          <w:rFonts w:ascii="Arial" w:hAnsi="Arial" w:cs="Arial"/>
          <w:sz w:val="24"/>
          <w:szCs w:val="24"/>
          <w:highlight w:val="cyan"/>
          <w:lang w:val="en-US"/>
        </w:rPr>
        <w:t xml:space="preserve"> both national and international</w:t>
      </w:r>
      <w:r w:rsidR="004D676A" w:rsidRPr="00BB3E1A">
        <w:rPr>
          <w:rFonts w:ascii="Arial" w:hAnsi="Arial" w:cs="Arial"/>
          <w:sz w:val="24"/>
          <w:szCs w:val="24"/>
          <w:highlight w:val="cyan"/>
          <w:lang w:val="en-US"/>
        </w:rPr>
        <w:t>, which</w:t>
      </w:r>
      <w:r w:rsidR="00781C16" w:rsidRPr="00BB3E1A">
        <w:rPr>
          <w:rFonts w:ascii="Arial" w:hAnsi="Arial" w:cs="Arial"/>
          <w:sz w:val="24"/>
          <w:szCs w:val="24"/>
          <w:highlight w:val="cyan"/>
          <w:lang w:val="en-US"/>
        </w:rPr>
        <w:t xml:space="preserve"> </w:t>
      </w:r>
      <w:r w:rsidR="00F22BB1" w:rsidRPr="00BB3E1A">
        <w:rPr>
          <w:rFonts w:ascii="Arial" w:hAnsi="Arial" w:cs="Arial"/>
          <w:sz w:val="24"/>
          <w:szCs w:val="24"/>
          <w:highlight w:val="cyan"/>
          <w:lang w:val="en-US"/>
        </w:rPr>
        <w:t>have</w:t>
      </w:r>
      <w:r w:rsidR="00781C16" w:rsidRPr="00BB3E1A">
        <w:rPr>
          <w:rFonts w:ascii="Arial" w:hAnsi="Arial" w:cs="Arial"/>
          <w:sz w:val="24"/>
          <w:szCs w:val="24"/>
          <w:highlight w:val="cyan"/>
          <w:lang w:val="en-US"/>
        </w:rPr>
        <w:t xml:space="preserve"> resulted in steady progress in its fight against malaria. </w:t>
      </w:r>
      <w:r w:rsidR="00B46092" w:rsidRPr="00BB3E1A">
        <w:rPr>
          <w:rFonts w:ascii="Arial" w:hAnsi="Arial" w:cs="Arial"/>
          <w:sz w:val="24"/>
          <w:szCs w:val="24"/>
          <w:highlight w:val="cyan"/>
          <w:lang w:val="en-US"/>
        </w:rPr>
        <w:t>Due to</w:t>
      </w:r>
      <w:r w:rsidR="00781C16" w:rsidRPr="00BB3E1A">
        <w:rPr>
          <w:rFonts w:ascii="Arial" w:hAnsi="Arial" w:cs="Arial"/>
          <w:sz w:val="24"/>
          <w:szCs w:val="24"/>
          <w:highlight w:val="cyan"/>
          <w:lang w:val="en-US"/>
        </w:rPr>
        <w:t xml:space="preserve"> this consistent progress, the national malaria control program (NMCP)</w:t>
      </w:r>
      <w:r w:rsidR="004D676A" w:rsidRPr="00BB3E1A">
        <w:rPr>
          <w:rFonts w:ascii="Arial" w:hAnsi="Arial" w:cs="Arial"/>
          <w:sz w:val="24"/>
          <w:szCs w:val="24"/>
          <w:highlight w:val="cyan"/>
          <w:lang w:val="en-US"/>
        </w:rPr>
        <w:t xml:space="preserve"> of Ghana</w:t>
      </w:r>
      <w:r w:rsidR="00781C16" w:rsidRPr="00BB3E1A">
        <w:rPr>
          <w:rFonts w:ascii="Arial" w:hAnsi="Arial" w:cs="Arial"/>
          <w:sz w:val="24"/>
          <w:szCs w:val="24"/>
          <w:highlight w:val="cyan"/>
          <w:lang w:val="en-US"/>
        </w:rPr>
        <w:t xml:space="preserve">, in 2022, shifted its focus from the control of malaria to its elimination, becoming the national malaria elimination program (NMEP). This shift in focus </w:t>
      </w:r>
      <w:r w:rsidR="004D676A" w:rsidRPr="00BB3E1A">
        <w:rPr>
          <w:rFonts w:ascii="Arial" w:hAnsi="Arial" w:cs="Arial"/>
          <w:sz w:val="24"/>
          <w:szCs w:val="24"/>
          <w:highlight w:val="cyan"/>
          <w:lang w:val="en-US"/>
        </w:rPr>
        <w:t>necessitated</w:t>
      </w:r>
      <w:r w:rsidR="00781C16" w:rsidRPr="00BB3E1A">
        <w:rPr>
          <w:rFonts w:ascii="Arial" w:hAnsi="Arial" w:cs="Arial"/>
          <w:sz w:val="24"/>
          <w:szCs w:val="24"/>
          <w:highlight w:val="cyan"/>
          <w:lang w:val="en-US"/>
        </w:rPr>
        <w:t xml:space="preserve"> the development of the national malaria elimination strategic plan (NMESP 2024-2028) to match its new direction</w:t>
      </w:r>
      <w:r w:rsidR="004D676A" w:rsidRPr="00BB3E1A">
        <w:rPr>
          <w:rFonts w:ascii="Arial" w:hAnsi="Arial" w:cs="Arial"/>
          <w:sz w:val="24"/>
          <w:szCs w:val="24"/>
          <w:highlight w:val="cyan"/>
          <w:lang w:val="en-US"/>
        </w:rPr>
        <w:t>,</w:t>
      </w:r>
      <w:r w:rsidR="00781C16" w:rsidRPr="00BB3E1A">
        <w:rPr>
          <w:rFonts w:ascii="Arial" w:hAnsi="Arial" w:cs="Arial"/>
          <w:sz w:val="24"/>
          <w:szCs w:val="24"/>
          <w:highlight w:val="cyan"/>
          <w:lang w:val="en-US"/>
        </w:rPr>
        <w:t xml:space="preserve"> while the national malaria strategic plan (NMSP 2021-2025) is still in operation. One of the three goals of the NMESP is to eliminate malaria in 21 districts of the country with very low malaria burden or transmission (</w:t>
      </w:r>
      <w:r w:rsidR="00115C42" w:rsidRPr="00BB3E1A">
        <w:rPr>
          <w:rFonts w:ascii="Arial" w:hAnsi="Arial" w:cs="Arial"/>
          <w:sz w:val="24"/>
          <w:szCs w:val="24"/>
          <w:highlight w:val="cyan"/>
          <w:lang w:val="en-US"/>
        </w:rPr>
        <w:t>districts with1-49 cases per 1000 population or</w:t>
      </w:r>
      <w:r w:rsidR="00781C16" w:rsidRPr="00BB3E1A">
        <w:rPr>
          <w:rFonts w:ascii="Arial" w:hAnsi="Arial" w:cs="Arial"/>
          <w:sz w:val="24"/>
          <w:szCs w:val="24"/>
          <w:highlight w:val="cyan"/>
          <w:lang w:val="en-US"/>
        </w:rPr>
        <w:t xml:space="preserve"> &lt;1% parasite prevalence) by 2028. </w:t>
      </w:r>
      <w:r w:rsidR="00115C42" w:rsidRPr="00BB3E1A">
        <w:rPr>
          <w:rFonts w:ascii="Arial" w:hAnsi="Arial" w:cs="Arial"/>
          <w:sz w:val="24"/>
          <w:szCs w:val="24"/>
          <w:highlight w:val="cyan"/>
          <w:lang w:val="en-US"/>
        </w:rPr>
        <w:t>Toward</w:t>
      </w:r>
      <w:r w:rsidR="00781C16" w:rsidRPr="00BB3E1A">
        <w:rPr>
          <w:rFonts w:ascii="Arial" w:hAnsi="Arial" w:cs="Arial"/>
          <w:sz w:val="24"/>
          <w:szCs w:val="24"/>
          <w:highlight w:val="cyan"/>
          <w:lang w:val="en-US"/>
        </w:rPr>
        <w:t xml:space="preserve"> achieving this goal, the NMEP has scheduled in</w:t>
      </w:r>
      <w:r w:rsidR="00C06D84" w:rsidRPr="00BB3E1A">
        <w:rPr>
          <w:rFonts w:ascii="Arial" w:hAnsi="Arial" w:cs="Arial"/>
          <w:sz w:val="24"/>
          <w:szCs w:val="24"/>
          <w:highlight w:val="cyan"/>
          <w:lang w:val="en-US"/>
        </w:rPr>
        <w:t>tervention packages</w:t>
      </w:r>
      <w:r w:rsidR="00781C16" w:rsidRPr="00BB3E1A">
        <w:rPr>
          <w:rFonts w:ascii="Arial" w:hAnsi="Arial" w:cs="Arial"/>
          <w:sz w:val="24"/>
          <w:szCs w:val="24"/>
          <w:highlight w:val="cyan"/>
          <w:lang w:val="en-US"/>
        </w:rPr>
        <w:t xml:space="preserve"> to be deployed at the district level, based on malaria risk stratification</w:t>
      </w:r>
      <w:r w:rsidR="00115C42" w:rsidRPr="00BB3E1A">
        <w:rPr>
          <w:rFonts w:ascii="Arial" w:hAnsi="Arial" w:cs="Arial"/>
          <w:sz w:val="24"/>
          <w:szCs w:val="24"/>
          <w:highlight w:val="cyan"/>
          <w:lang w:val="en-US"/>
        </w:rPr>
        <w:t xml:space="preserve"> </w:t>
      </w:r>
      <w:r w:rsidR="00115C42" w:rsidRPr="00BB3E1A">
        <w:rPr>
          <w:rFonts w:ascii="Arial" w:hAnsi="Arial" w:cs="Arial"/>
          <w:sz w:val="24"/>
          <w:szCs w:val="24"/>
          <w:highlight w:val="cyan"/>
          <w:lang w:val="en-US"/>
        </w:rPr>
        <w:fldChar w:fldCharType="begin"/>
      </w:r>
      <w:r w:rsidR="000F3064" w:rsidRPr="00BB3E1A">
        <w:rPr>
          <w:rFonts w:ascii="Arial" w:hAnsi="Arial" w:cs="Arial"/>
          <w:sz w:val="24"/>
          <w:szCs w:val="24"/>
          <w:highlight w:val="cyan"/>
          <w:lang w:val="en-US"/>
        </w:rPr>
        <w:instrText xml:space="preserve"> ADDIN ZOTERO_ITEM CSL_CITATION {"citationID":"gay0sAvT","properties":{"formattedCitation":"(4)","plainCitation":"(4)","noteIndex":0},"citationItems":[{"id":27,"uris":["http://zotero.org/users/13629295/items/QDMZZD8I"],"itemData":{"id":27,"type":"document","title":"National Malaria Elimination Strategic Plan","title-short":"NMESP 2024-2028","URL":"https://mesamalaria.org/resource-hub/national-malaria-elimination-strategic-plan-nmesp-of-ghana-2024-2028/","author":[{"family":"NMEP","given":"Ghana"}]}}],"schema":"https://github.com/citation-style-language/schema/raw/master/csl-citation.json"} </w:instrText>
      </w:r>
      <w:r w:rsidR="00115C42" w:rsidRPr="00BB3E1A">
        <w:rPr>
          <w:rFonts w:ascii="Arial" w:hAnsi="Arial" w:cs="Arial"/>
          <w:sz w:val="24"/>
          <w:szCs w:val="24"/>
          <w:highlight w:val="cyan"/>
          <w:lang w:val="en-US"/>
        </w:rPr>
        <w:fldChar w:fldCharType="separate"/>
      </w:r>
      <w:r w:rsidR="000F3064" w:rsidRPr="00BB3E1A">
        <w:rPr>
          <w:rFonts w:ascii="Arial" w:hAnsi="Arial" w:cs="Arial"/>
          <w:sz w:val="24"/>
          <w:highlight w:val="cyan"/>
          <w:lang w:val="en-US"/>
        </w:rPr>
        <w:t>(4)</w:t>
      </w:r>
      <w:r w:rsidR="00115C42" w:rsidRPr="00BB3E1A">
        <w:rPr>
          <w:rFonts w:ascii="Arial" w:hAnsi="Arial" w:cs="Arial"/>
          <w:sz w:val="24"/>
          <w:szCs w:val="24"/>
          <w:highlight w:val="cyan"/>
          <w:lang w:val="en-US"/>
        </w:rPr>
        <w:fldChar w:fldCharType="end"/>
      </w:r>
      <w:r w:rsidR="00781C16" w:rsidRPr="00BB3E1A">
        <w:rPr>
          <w:rFonts w:ascii="Arial" w:hAnsi="Arial" w:cs="Arial"/>
          <w:b/>
          <w:sz w:val="24"/>
          <w:szCs w:val="24"/>
          <w:highlight w:val="cyan"/>
          <w:lang w:val="en-US"/>
        </w:rPr>
        <w:t>.</w:t>
      </w:r>
      <w:r w:rsidR="0039046C">
        <w:rPr>
          <w:rFonts w:ascii="Arial" w:hAnsi="Arial" w:cs="Arial"/>
          <w:b/>
          <w:sz w:val="24"/>
          <w:szCs w:val="24"/>
          <w:lang w:val="en-US"/>
        </w:rPr>
        <w:t xml:space="preserve"> </w:t>
      </w:r>
    </w:p>
    <w:p w14:paraId="46E3EC22" w14:textId="77777777" w:rsidR="0034766B" w:rsidRDefault="0034766B" w:rsidP="0039046C">
      <w:pPr>
        <w:autoSpaceDE w:val="0"/>
        <w:autoSpaceDN w:val="0"/>
        <w:adjustRightInd w:val="0"/>
        <w:spacing w:after="0" w:line="240" w:lineRule="auto"/>
        <w:rPr>
          <w:rFonts w:ascii="Arial" w:hAnsi="Arial" w:cs="Arial"/>
          <w:b/>
          <w:sz w:val="24"/>
          <w:szCs w:val="24"/>
          <w:lang w:val="en-US"/>
        </w:rPr>
      </w:pPr>
    </w:p>
    <w:p w14:paraId="30E6B8E8" w14:textId="4E604E7F" w:rsidR="0039046C" w:rsidRPr="0034766B" w:rsidRDefault="002630E2" w:rsidP="0039046C">
      <w:pPr>
        <w:autoSpaceDE w:val="0"/>
        <w:autoSpaceDN w:val="0"/>
        <w:adjustRightInd w:val="0"/>
        <w:spacing w:after="0" w:line="240" w:lineRule="auto"/>
        <w:rPr>
          <w:rFonts w:ascii="Arial" w:hAnsi="Arial" w:cs="Arial"/>
          <w:b/>
          <w:sz w:val="24"/>
          <w:szCs w:val="24"/>
          <w:lang w:val="en-US"/>
        </w:rPr>
      </w:pPr>
      <w:r w:rsidRPr="00AE0592">
        <w:rPr>
          <w:rFonts w:ascii="Arial" w:hAnsi="Arial" w:cs="Arial"/>
          <w:sz w:val="24"/>
          <w:szCs w:val="24"/>
          <w:highlight w:val="cyan"/>
          <w:lang w:val="en-US"/>
        </w:rPr>
        <w:t>Mathematical models</w:t>
      </w:r>
      <w:r w:rsidR="004E7817" w:rsidRPr="00AE0592">
        <w:rPr>
          <w:rFonts w:ascii="Arial" w:hAnsi="Arial" w:cs="Arial"/>
          <w:sz w:val="24"/>
          <w:szCs w:val="24"/>
          <w:highlight w:val="cyan"/>
          <w:lang w:val="en-US"/>
        </w:rPr>
        <w:t xml:space="preserve"> of malaria transmission</w:t>
      </w:r>
      <w:r w:rsidRPr="00AE0592">
        <w:rPr>
          <w:rFonts w:ascii="Arial" w:hAnsi="Arial" w:cs="Arial"/>
          <w:sz w:val="24"/>
          <w:szCs w:val="24"/>
          <w:highlight w:val="cyan"/>
          <w:lang w:val="en-US"/>
        </w:rPr>
        <w:t xml:space="preserve"> have been extensively used to tailor malaria interventions at the subnational level to select appropriate intervention packages for specific risk areas</w:t>
      </w:r>
      <w:r w:rsidR="004E7817" w:rsidRPr="00AE0592">
        <w:rPr>
          <w:rFonts w:ascii="Arial" w:hAnsi="Arial" w:cs="Arial"/>
          <w:sz w:val="24"/>
          <w:szCs w:val="24"/>
          <w:highlight w:val="cyan"/>
          <w:lang w:val="en-US"/>
        </w:rPr>
        <w:t xml:space="preserve"> </w:t>
      </w:r>
      <w:r w:rsidR="004E7817" w:rsidRPr="00AE0592">
        <w:rPr>
          <w:rFonts w:ascii="Arial" w:hAnsi="Arial" w:cs="Arial"/>
          <w:sz w:val="24"/>
          <w:szCs w:val="24"/>
          <w:highlight w:val="cyan"/>
          <w:lang w:val="en-US"/>
        </w:rPr>
        <w:fldChar w:fldCharType="begin"/>
      </w:r>
      <w:r w:rsidR="004E7817" w:rsidRPr="00AE0592">
        <w:rPr>
          <w:rFonts w:ascii="Arial" w:hAnsi="Arial" w:cs="Arial"/>
          <w:sz w:val="24"/>
          <w:szCs w:val="24"/>
          <w:highlight w:val="cyan"/>
          <w:lang w:val="en-US"/>
        </w:rPr>
        <w:instrText xml:space="preserve"> ADDIN ZOTERO_ITEM CSL_CITATION {"citationID":"6dNvfMji","properties":{"formattedCitation":"(5,6)","plainCitation":"(5,6)","noteIndex":0},"citationItems":[{"id":30,"uris":["http://zotero.org/users/13629295/items/K9AGAU6Z"],"itemData":{"id":30,"type":"article-journal","abstract":"BACKGROUND: To accelerate progress against malaria in high burden countries, a strategic reorientation of resources at the sub-national level is needed. This paper describes how mathematical modelling was used in mainland Tanzania to support the strategic revision that followed the mid-term review of the 2015-2020 national malaria strategic plan (NMSP) and the epidemiological risk stratification at the council level in 2018.\nMETHODS: Intervention mixes, selected by the National Malaria Control Programme, were simulated for each malaria risk strata per council. Intervention mixes included combinations of insecticide-treated bed nets (ITN), indoor residual spraying, larval source management, and intermittent preventive therapies for school children (IPTsc). Effective case management was either based on estimates from the malaria indicator survey in 2016 or set to a hypothetical target of 85%. A previously calibrated mathematical model in OpenMalaria was used to compare intervention impact predictions for prevalence and incidence between 2016 and 2020, or 2022.\nRESULTS: For each malaria risk stratum four to ten intervention mixes were explored. In the low-risk and urban strata, the scenario without a ITN mass campaign in 2019, predicted high increase in prevalence by 2020 and 2022, while in the very-low strata the target prevalence of less than 1% was maintained at low pre-intervention transmission intensity and high case management. In the moderate and high strata, IPTsc in addition to existing vector control was predicted to reduce the incidence by an additional 15% and prevalence by 22%. In the high-risk strata, all interventions together reached a maximum reduction of 76%, with around 70% of that reduction attributable to high case management and ITNs. Overall, the simulated revised NMSP was predicted to achieve a slightly lower prevalence in 2020 compared to the 2015-2020 NMSP (5.3% vs 6.3%).\nCONCLUSION: Modelling supported the choice of intervention per malaria risk strata by providing impact comparisons of various alternative intervention mixes to address specific questions relevant to the country. The use of a council-calibrated model, that reproduces local malaria trends, represents a useful tool for compiling available evidence into a single analytical platform, that complement other evidence, to aid national programmes with decision-making processes.","container-title":"Malaria Journal","DOI":"10.1186/s12936-022-04099-5","ISSN":"1475-2875","issue":"1","journalAbbreviation":"Malar J","language":"eng","note":"PMID: 35300707\nPMCID: PMC8929286","page":"92","source":"PubMed","title":"Sub-national tailoring of malaria interventions in Mainland Tanzania: simulation of the impact of strata-specific intervention combinations using modelling","title-short":"Sub-national tailoring of malaria interventions in Mainland Tanzania","volume":"21","author":[{"family":"Runge","given":"Manuela"},{"family":"Thawer","given":"Sumaiyya G."},{"family":"Molteni","given":"Fabrizio"},{"family":"Chacky","given":"Frank"},{"family":"Mkude","given":"Sigsbert"},{"family":"Mandike","given":"Renata"},{"family":"Snow","given":"Robert W."},{"family":"Lengeler","given":"Christian"},{"family":"Mohamed","given":"Ally"},{"family":"Pothin","given":"Emilie"}],"issued":{"date-parts":[["2022",3,17]]}},"label":"page"},{"id":6290,"uris":["http://zotero.org/users/13629295/items/99244C8A"],"itemData":{"id":6290,"type":"article-journal","abstract":"Supporting malaria control with interfaced applications of mathematical models that enables investigating effectiveness of various interventions as well as their cost implications could be useful. Through their usage for planning, these applications may improve the prospects of attaining various set targets such as those of the National Strategic Plan policies for malaria control in Ghana. A malaria model was adapted and used for simulating the incidence of malaria in various regions of Ghana. The model and its application were developed by the Modelling and Simulation Hub Africa and calibrated using district level data in Ghana from 2012 to 2018. Average monthly rainfall at the zonal level was fitted to trigonometric functions for each ecological zone using least squares approach. These zonal functions were then used as forcing functions. Subsequently, various intervention packages were investigated to observe their impact on averting malaria incidence by 2030. Increased usage of bednets but not only coverage levels, predicted a significant proportion of cases of malaria averted in all regions. Whereas, improvements in the health system by way of health seeking, testing and treatment predicted a decline in incidence largely in all regions. With an increased coverage of SMC, to include higher age groups, a modest proportion of cases could be averted in populations of the Guinea savannah. Indoor residual spraying could also benefit populations of the Transitional forest and Coastal savannah as its impact is significant in averting incidence. Enhancing bednet usage to at least a doubling of the current usage levels and deployed in combination with various interventions across regions predicted significant reductions, in malaria incidence. Regions of the Transitional forest and Coastal savannah could also benefit from a drastic decline in incidence following a gradual introduction of indoor residual spraying on a sustained basis.","container-title":"PLOS Global Public Health","DOI":"10.1371/journal.pgph.0000474","ISSN":"2767-3375","issue":"12","journalAbbreviation":"PLOS Glob Public Health","language":"en","page":"e0000474","source":"DOI.org (Crossref)","title":"Assessing the effectiveness of malaria interventions at the regional level in Ghana using a mathematical modelling application","volume":"2","author":[{"family":"Awine","given":"Timothy"},{"family":"Silal","given":"Sheetal P."}],"editor":[{"family":"Nacher","given":"Mathieu"}],"issued":{"date-parts":[["2022",12,21]]}},"label":"page"}],"schema":"https://github.com/citation-style-language/schema/raw/master/csl-citation.json"} </w:instrText>
      </w:r>
      <w:r w:rsidR="004E7817" w:rsidRPr="00AE0592">
        <w:rPr>
          <w:rFonts w:ascii="Arial" w:hAnsi="Arial" w:cs="Arial"/>
          <w:sz w:val="24"/>
          <w:szCs w:val="24"/>
          <w:highlight w:val="cyan"/>
          <w:lang w:val="en-US"/>
        </w:rPr>
        <w:fldChar w:fldCharType="separate"/>
      </w:r>
      <w:r w:rsidR="004E7817" w:rsidRPr="00AE0592">
        <w:rPr>
          <w:rFonts w:ascii="Arial" w:hAnsi="Arial" w:cs="Arial"/>
          <w:sz w:val="24"/>
          <w:highlight w:val="cyan"/>
          <w:lang w:val="en-US"/>
        </w:rPr>
        <w:t>(5,6)</w:t>
      </w:r>
      <w:r w:rsidR="004E7817" w:rsidRPr="00AE0592">
        <w:rPr>
          <w:rFonts w:ascii="Arial" w:hAnsi="Arial" w:cs="Arial"/>
          <w:sz w:val="24"/>
          <w:szCs w:val="24"/>
          <w:highlight w:val="cyan"/>
          <w:lang w:val="en-US"/>
        </w:rPr>
        <w:fldChar w:fldCharType="end"/>
      </w:r>
      <w:r w:rsidRPr="00AE0592">
        <w:rPr>
          <w:rFonts w:ascii="Arial" w:hAnsi="Arial" w:cs="Arial"/>
          <w:sz w:val="24"/>
          <w:szCs w:val="24"/>
          <w:highlight w:val="cyan"/>
          <w:lang w:val="en-US"/>
        </w:rPr>
        <w:t xml:space="preserve">. </w:t>
      </w:r>
      <w:r w:rsidR="00867476">
        <w:rPr>
          <w:rFonts w:ascii="Arial" w:hAnsi="Arial" w:cs="Arial"/>
          <w:sz w:val="24"/>
          <w:szCs w:val="24"/>
          <w:highlight w:val="cyan"/>
          <w:lang w:val="en-US"/>
        </w:rPr>
        <w:t>Determining</w:t>
      </w:r>
      <w:r w:rsidR="004E7817" w:rsidRPr="00AE0592">
        <w:rPr>
          <w:rFonts w:ascii="Arial" w:hAnsi="Arial" w:cs="Arial"/>
          <w:sz w:val="24"/>
          <w:szCs w:val="24"/>
          <w:highlight w:val="cyan"/>
          <w:lang w:val="en-US"/>
        </w:rPr>
        <w:t xml:space="preserve"> the relative contribution of each parameter of these</w:t>
      </w:r>
      <w:r w:rsidR="00C016D1">
        <w:rPr>
          <w:rFonts w:ascii="Arial" w:hAnsi="Arial" w:cs="Arial"/>
          <w:sz w:val="24"/>
          <w:szCs w:val="24"/>
          <w:highlight w:val="cyan"/>
          <w:lang w:val="en-US"/>
        </w:rPr>
        <w:t xml:space="preserve"> models to the model outputs allows </w:t>
      </w:r>
      <w:del w:id="4" w:author="Riana Paola" w:date="2025-04-14T08:17:00Z" w16du:dateUtc="2025-04-14T06:17:00Z">
        <w:r w:rsidR="00C016D1" w:rsidDel="00CC774E">
          <w:rPr>
            <w:rFonts w:ascii="Arial" w:hAnsi="Arial" w:cs="Arial"/>
            <w:sz w:val="24"/>
            <w:szCs w:val="24"/>
            <w:highlight w:val="cyan"/>
            <w:lang w:val="en-US"/>
          </w:rPr>
          <w:delText>to identify</w:delText>
        </w:r>
      </w:del>
      <w:ins w:id="5" w:author="Riana Paola" w:date="2025-04-14T08:17:00Z" w16du:dateUtc="2025-04-14T06:17:00Z">
        <w:r w:rsidR="00CC774E">
          <w:rPr>
            <w:rFonts w:ascii="Arial" w:hAnsi="Arial" w:cs="Arial"/>
            <w:sz w:val="24"/>
            <w:szCs w:val="24"/>
            <w:highlight w:val="cyan"/>
            <w:lang w:val="en-US"/>
          </w:rPr>
          <w:t xml:space="preserve">the </w:t>
        </w:r>
      </w:ins>
      <w:ins w:id="6" w:author="Riana Paola" w:date="2025-04-14T08:18:00Z" w16du:dateUtc="2025-04-14T06:18:00Z">
        <w:r w:rsidR="00CC774E">
          <w:rPr>
            <w:rFonts w:ascii="Arial" w:hAnsi="Arial" w:cs="Arial"/>
            <w:sz w:val="24"/>
            <w:szCs w:val="24"/>
            <w:highlight w:val="cyan"/>
            <w:lang w:val="en-US"/>
          </w:rPr>
          <w:t xml:space="preserve">identification of </w:t>
        </w:r>
      </w:ins>
      <w:r w:rsidR="00C016D1">
        <w:rPr>
          <w:rFonts w:ascii="Arial" w:hAnsi="Arial" w:cs="Arial"/>
          <w:sz w:val="24"/>
          <w:szCs w:val="24"/>
          <w:highlight w:val="cyan"/>
          <w:lang w:val="en-US"/>
        </w:rPr>
        <w:t xml:space="preserve"> </w:t>
      </w:r>
      <w:r w:rsidR="004E7817" w:rsidRPr="00AE0592">
        <w:rPr>
          <w:rFonts w:ascii="Arial" w:hAnsi="Arial" w:cs="Arial"/>
          <w:sz w:val="24"/>
          <w:szCs w:val="24"/>
          <w:highlight w:val="cyan"/>
          <w:lang w:val="en-US"/>
        </w:rPr>
        <w:lastRenderedPageBreak/>
        <w:t xml:space="preserve">the key drivers </w:t>
      </w:r>
      <w:r w:rsidR="0034766B" w:rsidRPr="00AE0592">
        <w:rPr>
          <w:rFonts w:ascii="Arial" w:hAnsi="Arial" w:cs="Arial"/>
          <w:sz w:val="24"/>
          <w:szCs w:val="24"/>
          <w:highlight w:val="cyan"/>
          <w:lang w:val="en-US"/>
        </w:rPr>
        <w:t>of</w:t>
      </w:r>
      <w:r w:rsidR="004E7817" w:rsidRPr="00AE0592">
        <w:rPr>
          <w:rFonts w:ascii="Arial" w:hAnsi="Arial" w:cs="Arial"/>
          <w:sz w:val="24"/>
          <w:szCs w:val="24"/>
          <w:highlight w:val="cyan"/>
          <w:lang w:val="en-US"/>
        </w:rPr>
        <w:t xml:space="preserve"> disease dynamics</w:t>
      </w:r>
      <w:r w:rsidR="0034766B" w:rsidRPr="00AE0592">
        <w:rPr>
          <w:rFonts w:ascii="Arial" w:hAnsi="Arial" w:cs="Arial"/>
          <w:b/>
          <w:sz w:val="24"/>
          <w:szCs w:val="24"/>
          <w:highlight w:val="cyan"/>
          <w:lang w:val="en-US"/>
        </w:rPr>
        <w:t xml:space="preserve"> </w:t>
      </w:r>
      <w:r w:rsidR="0034766B" w:rsidRPr="00AE0592">
        <w:rPr>
          <w:rFonts w:ascii="Arial" w:hAnsi="Arial" w:cs="Arial"/>
          <w:sz w:val="24"/>
          <w:szCs w:val="24"/>
          <w:highlight w:val="cyan"/>
          <w:lang w:val="en-US"/>
        </w:rPr>
        <w:fldChar w:fldCharType="begin"/>
      </w:r>
      <w:r w:rsidR="0034766B" w:rsidRPr="00AE0592">
        <w:rPr>
          <w:rFonts w:ascii="Arial" w:hAnsi="Arial" w:cs="Arial"/>
          <w:sz w:val="24"/>
          <w:szCs w:val="24"/>
          <w:highlight w:val="cyan"/>
          <w:lang w:val="en-US"/>
        </w:rPr>
        <w:instrText xml:space="preserve"> ADDIN ZOTERO_ITEM CSL_CITATION {"citationID":"tEfY4Ihh","properties":{"formattedCitation":"(7)","plainCitation":"(7)","noteIndex":0},"citationItems":[{"id":23,"uris":["http://zotero.org/users/13629295/items/URHW5Q32"],"itemData":{"id":23,"type":"article-journal","abstract":"We perform sensitivity analyses on a mathematical model of malaria transmission to determine the relative importance of model parameters to disease transmission and prevalence. We compile two sets of baseline parameter values: one for areas of high transmission and one for low transmission. We compute sensitivity indices of the reproductive number (which measures initial disease transmission) and the endemic equilibrium point (which measures disease prevalence) to the parameters at the baseline values. We find that in areas of low transmission, the reproductive number and the equilibrium proportion of infectious humans are most sensitive to the mosquito biting rate. In areas of high transmission, the reproductive number is again most sensitive to the mosquito biting rate, but the equilibrium proportion of infectious humans is most sensitive to the human recovery rate. This suggests strategies that target the mosquito biting rate (such as the use of insecticide-treated bed nets and indoor residual spraying) and those that target the human recovery rate (such as the prompt diagnosis and treatment of infectious individuals) can be successful in controlling malaria.","container-title":"Bulletin of Mathematical Biology","DOI":"10.1007/s11538-008-9299-0","ISSN":"1522-9602","issue":"5","journalAbbreviation":"Bull Math Biol","language":"eng","note":"PMID: 18293044","page":"1272-1296","source":"PubMed","title":"Determining important parameters in the spread of malaria through the sensitivity analysis of a mathematical model","volume":"70","author":[{"family":"Chitnis","given":"Nakul"},{"family":"Hyman","given":"James M."},{"family":"Cushing","given":"Jim M."}],"issued":{"date-parts":[["2008",7]]}}}],"schema":"https://github.com/citation-style-language/schema/raw/master/csl-citation.json"} </w:instrText>
      </w:r>
      <w:r w:rsidR="0034766B" w:rsidRPr="00AE0592">
        <w:rPr>
          <w:rFonts w:ascii="Arial" w:hAnsi="Arial" w:cs="Arial"/>
          <w:sz w:val="24"/>
          <w:szCs w:val="24"/>
          <w:highlight w:val="cyan"/>
          <w:lang w:val="en-US"/>
        </w:rPr>
        <w:fldChar w:fldCharType="separate"/>
      </w:r>
      <w:r w:rsidR="0034766B" w:rsidRPr="00AE0592">
        <w:rPr>
          <w:rFonts w:ascii="Arial" w:hAnsi="Arial" w:cs="Arial"/>
          <w:sz w:val="24"/>
          <w:highlight w:val="cyan"/>
          <w:lang w:val="en-US"/>
        </w:rPr>
        <w:t>(7)</w:t>
      </w:r>
      <w:r w:rsidR="0034766B" w:rsidRPr="00AE0592">
        <w:rPr>
          <w:rFonts w:ascii="Arial" w:hAnsi="Arial" w:cs="Arial"/>
          <w:sz w:val="24"/>
          <w:szCs w:val="24"/>
          <w:highlight w:val="cyan"/>
          <w:lang w:val="en-US"/>
        </w:rPr>
        <w:fldChar w:fldCharType="end"/>
      </w:r>
      <w:r w:rsidR="0034766B" w:rsidRPr="00AE0592">
        <w:rPr>
          <w:rFonts w:ascii="Arial" w:hAnsi="Arial" w:cs="Arial"/>
          <w:sz w:val="24"/>
          <w:szCs w:val="24"/>
          <w:highlight w:val="cyan"/>
          <w:lang w:val="en-US"/>
        </w:rPr>
        <w:t>. G</w:t>
      </w:r>
      <w:r w:rsidR="00C06D84" w:rsidRPr="00AE0592">
        <w:rPr>
          <w:rFonts w:ascii="Arial" w:hAnsi="Arial" w:cs="Arial"/>
          <w:sz w:val="24"/>
          <w:szCs w:val="24"/>
          <w:highlight w:val="cyan"/>
          <w:lang w:val="en-US"/>
        </w:rPr>
        <w:t>eographic-specific k</w:t>
      </w:r>
      <w:r w:rsidR="0039046C" w:rsidRPr="00AE0592">
        <w:rPr>
          <w:rFonts w:ascii="Arial" w:hAnsi="Arial" w:cs="Arial"/>
          <w:sz w:val="24"/>
          <w:szCs w:val="24"/>
          <w:highlight w:val="cyan"/>
          <w:lang w:val="en-US"/>
        </w:rPr>
        <w:t>nowledge of the</w:t>
      </w:r>
      <w:r w:rsidR="00DE6B88" w:rsidRPr="00AE0592">
        <w:rPr>
          <w:rFonts w:ascii="Arial" w:hAnsi="Arial" w:cs="Arial"/>
          <w:sz w:val="24"/>
          <w:szCs w:val="24"/>
          <w:highlight w:val="cyan"/>
          <w:lang w:val="en-US"/>
        </w:rPr>
        <w:t xml:space="preserve"> key drivers of </w:t>
      </w:r>
      <w:ins w:id="7" w:author="Riana Paola" w:date="2025-04-14T08:19:00Z" w16du:dateUtc="2025-04-14T06:19:00Z">
        <w:r w:rsidR="00CC774E">
          <w:rPr>
            <w:rFonts w:ascii="Arial" w:hAnsi="Arial" w:cs="Arial"/>
            <w:sz w:val="24"/>
            <w:szCs w:val="24"/>
            <w:highlight w:val="cyan"/>
            <w:lang w:val="en-US"/>
          </w:rPr>
          <w:t xml:space="preserve">the </w:t>
        </w:r>
      </w:ins>
      <w:r w:rsidR="00DE6B88" w:rsidRPr="00AE0592">
        <w:rPr>
          <w:rFonts w:ascii="Arial" w:hAnsi="Arial" w:cs="Arial"/>
          <w:sz w:val="24"/>
          <w:szCs w:val="24"/>
          <w:highlight w:val="cyan"/>
          <w:lang w:val="en-US"/>
        </w:rPr>
        <w:t>impact of interventions on</w:t>
      </w:r>
      <w:r w:rsidR="0039046C" w:rsidRPr="00AE0592">
        <w:rPr>
          <w:rFonts w:ascii="Arial" w:hAnsi="Arial" w:cs="Arial"/>
          <w:sz w:val="24"/>
          <w:szCs w:val="24"/>
          <w:highlight w:val="cyan"/>
          <w:lang w:val="en-US"/>
        </w:rPr>
        <w:t xml:space="preserve"> </w:t>
      </w:r>
      <w:r w:rsidR="00DE6B88" w:rsidRPr="00AE0592">
        <w:rPr>
          <w:rFonts w:ascii="Arial" w:hAnsi="Arial" w:cs="Arial"/>
          <w:sz w:val="24"/>
          <w:szCs w:val="24"/>
          <w:highlight w:val="cyan"/>
          <w:lang w:val="en-US"/>
        </w:rPr>
        <w:t xml:space="preserve">local </w:t>
      </w:r>
      <w:r w:rsidR="0039046C" w:rsidRPr="00AE0592">
        <w:rPr>
          <w:rFonts w:ascii="Arial" w:hAnsi="Arial" w:cs="Arial"/>
          <w:sz w:val="24"/>
          <w:szCs w:val="24"/>
          <w:highlight w:val="cyan"/>
          <w:lang w:val="en-US"/>
        </w:rPr>
        <w:t xml:space="preserve">malaria </w:t>
      </w:r>
      <w:r w:rsidR="0034766B" w:rsidRPr="00AE0592">
        <w:rPr>
          <w:rFonts w:ascii="Arial" w:hAnsi="Arial" w:cs="Arial"/>
          <w:sz w:val="24"/>
          <w:szCs w:val="24"/>
          <w:highlight w:val="cyan"/>
          <w:lang w:val="en-US"/>
        </w:rPr>
        <w:t>transmission and burden</w:t>
      </w:r>
      <w:r w:rsidR="0039046C" w:rsidRPr="00AE0592">
        <w:rPr>
          <w:rFonts w:ascii="Arial" w:hAnsi="Arial" w:cs="Arial"/>
          <w:sz w:val="24"/>
          <w:szCs w:val="24"/>
          <w:highlight w:val="cyan"/>
          <w:lang w:val="en-US"/>
        </w:rPr>
        <w:t xml:space="preserve"> is crucial in guiding the planning of malaria control programs</w:t>
      </w:r>
      <w:r w:rsidR="008A6627" w:rsidRPr="00AE0592">
        <w:rPr>
          <w:rFonts w:ascii="Arial" w:hAnsi="Arial" w:cs="Arial"/>
          <w:sz w:val="24"/>
          <w:szCs w:val="24"/>
          <w:highlight w:val="cyan"/>
          <w:lang w:val="en-US"/>
        </w:rPr>
        <w:t>. Such knowledge will ensure</w:t>
      </w:r>
      <w:r w:rsidR="0039046C" w:rsidRPr="00AE0592">
        <w:rPr>
          <w:rFonts w:ascii="Arial" w:hAnsi="Arial" w:cs="Arial"/>
          <w:sz w:val="24"/>
          <w:szCs w:val="24"/>
          <w:highlight w:val="cyan"/>
          <w:lang w:val="en-US"/>
        </w:rPr>
        <w:t xml:space="preserve"> the optimal allocation of limited resources, particularly in this era where the future of the US President’s Malaria Initiative (PMI) funding is uncertain</w:t>
      </w:r>
      <w:r w:rsidR="00E501F0" w:rsidRPr="00AE0592">
        <w:rPr>
          <w:rFonts w:ascii="Arial" w:hAnsi="Arial" w:cs="Arial"/>
          <w:sz w:val="24"/>
          <w:szCs w:val="24"/>
          <w:highlight w:val="cyan"/>
          <w:lang w:val="en-US"/>
        </w:rPr>
        <w:t xml:space="preserve"> </w:t>
      </w:r>
      <w:r w:rsidR="00E501F0" w:rsidRPr="00AE0592">
        <w:rPr>
          <w:rFonts w:ascii="Arial" w:hAnsi="Arial" w:cs="Arial"/>
          <w:sz w:val="24"/>
          <w:szCs w:val="24"/>
          <w:highlight w:val="cyan"/>
          <w:lang w:val="en-US"/>
        </w:rPr>
        <w:fldChar w:fldCharType="begin"/>
      </w:r>
      <w:r w:rsidR="004E7817" w:rsidRPr="00AE0592">
        <w:rPr>
          <w:rFonts w:ascii="Arial" w:hAnsi="Arial" w:cs="Arial"/>
          <w:sz w:val="24"/>
          <w:szCs w:val="24"/>
          <w:highlight w:val="cyan"/>
          <w:lang w:val="en-US"/>
        </w:rPr>
        <w:instrText xml:space="preserve"> ADDIN ZOTERO_ITEM CSL_CITATION {"citationID":"Iks09tRi","properties":{"formattedCitation":"(7)","plainCitation":"(7)","noteIndex":0},"citationItems":[{"id":23,"uris":["http://zotero.org/users/13629295/items/URHW5Q32"],"itemData":{"id":23,"type":"article-journal","abstract":"We perform sensitivity analyses on a mathematical model of malaria transmission to determine the relative importance of model parameters to disease transmission and prevalence. We compile two sets of baseline parameter values: one for areas of high transmission and one for low transmission. We compute sensitivity indices of the reproductive number (which measures initial disease transmission) and the endemic equilibrium point (which measures disease prevalence) to the parameters at the baseline values. We find that in areas of low transmission, the reproductive number and the equilibrium proportion of infectious humans are most sensitive to the mosquito biting rate. In areas of high transmission, the reproductive number is again most sensitive to the mosquito biting rate, but the equilibrium proportion of infectious humans is most sensitive to the human recovery rate. This suggests strategies that target the mosquito biting rate (such as the use of insecticide-treated bed nets and indoor residual spraying) and those that target the human recovery rate (such as the prompt diagnosis and treatment of infectious individuals) can be successful in controlling malaria.","container-title":"Bulletin of Mathematical Biology","DOI":"10.1007/s11538-008-9299-0","ISSN":"1522-9602","issue":"5","journalAbbreviation":"Bull Math Biol","language":"eng","note":"PMID: 18293044","page":"1272-1296","source":"PubMed","title":"Determining important parameters in the spread of malaria through the sensitivity analysis of a mathematical model","volume":"70","author":[{"family":"Chitnis","given":"Nakul"},{"family":"Hyman","given":"James M."},{"family":"Cushing","given":"Jim M."}],"issued":{"date-parts":[["2008",7]]}}}],"schema":"https://github.com/citation-style-language/schema/raw/master/csl-citation.json"} </w:instrText>
      </w:r>
      <w:r w:rsidR="00E501F0" w:rsidRPr="00AE0592">
        <w:rPr>
          <w:rFonts w:ascii="Arial" w:hAnsi="Arial" w:cs="Arial"/>
          <w:sz w:val="24"/>
          <w:szCs w:val="24"/>
          <w:highlight w:val="cyan"/>
          <w:lang w:val="en-US"/>
        </w:rPr>
        <w:fldChar w:fldCharType="separate"/>
      </w:r>
      <w:r w:rsidR="004E7817" w:rsidRPr="00AE0592">
        <w:rPr>
          <w:rFonts w:ascii="Arial" w:hAnsi="Arial" w:cs="Arial"/>
          <w:sz w:val="24"/>
          <w:highlight w:val="cyan"/>
          <w:lang w:val="en-US"/>
        </w:rPr>
        <w:t>(7)</w:t>
      </w:r>
      <w:r w:rsidR="00E501F0" w:rsidRPr="00AE0592">
        <w:rPr>
          <w:rFonts w:ascii="Arial" w:hAnsi="Arial" w:cs="Arial"/>
          <w:sz w:val="24"/>
          <w:szCs w:val="24"/>
          <w:highlight w:val="cyan"/>
          <w:lang w:val="en-US"/>
        </w:rPr>
        <w:fldChar w:fldCharType="end"/>
      </w:r>
      <w:r w:rsidR="0039046C" w:rsidRPr="009E3F2D">
        <w:rPr>
          <w:rFonts w:ascii="Arial" w:hAnsi="Arial" w:cs="Arial"/>
          <w:sz w:val="24"/>
          <w:szCs w:val="24"/>
          <w:highlight w:val="cyan"/>
          <w:lang w:val="en-US"/>
        </w:rPr>
        <w:t xml:space="preserve">. </w:t>
      </w:r>
      <w:r w:rsidR="008C4B73" w:rsidRPr="009E3F2D">
        <w:rPr>
          <w:rFonts w:ascii="Arial" w:hAnsi="Arial" w:cs="Arial"/>
          <w:sz w:val="24"/>
          <w:szCs w:val="24"/>
          <w:highlight w:val="cyan"/>
          <w:lang w:val="en-US"/>
        </w:rPr>
        <w:t xml:space="preserve">Global </w:t>
      </w:r>
      <w:r w:rsidR="00D17802" w:rsidRPr="009E3F2D">
        <w:rPr>
          <w:rFonts w:ascii="Arial" w:hAnsi="Arial" w:cs="Arial"/>
          <w:sz w:val="24"/>
          <w:szCs w:val="24"/>
          <w:highlight w:val="cyan"/>
          <w:lang w:val="en-US"/>
        </w:rPr>
        <w:t>S</w:t>
      </w:r>
      <w:r w:rsidR="0039046C" w:rsidRPr="009E3F2D">
        <w:rPr>
          <w:rFonts w:ascii="Arial" w:hAnsi="Arial" w:cs="Arial"/>
          <w:sz w:val="24"/>
          <w:szCs w:val="24"/>
          <w:highlight w:val="cyan"/>
          <w:lang w:val="en-US"/>
        </w:rPr>
        <w:t>ensitivity analysis</w:t>
      </w:r>
      <w:r w:rsidR="00AE0592" w:rsidRPr="009E3F2D">
        <w:rPr>
          <w:rFonts w:ascii="Arial" w:hAnsi="Arial" w:cs="Arial"/>
          <w:sz w:val="24"/>
          <w:szCs w:val="24"/>
          <w:highlight w:val="cyan"/>
          <w:lang w:val="en-US"/>
        </w:rPr>
        <w:t xml:space="preserve"> of malaria transmission models</w:t>
      </w:r>
      <w:r w:rsidR="0039046C" w:rsidRPr="009E3F2D">
        <w:rPr>
          <w:rFonts w:ascii="Arial" w:hAnsi="Arial" w:cs="Arial"/>
          <w:sz w:val="24"/>
          <w:szCs w:val="24"/>
          <w:highlight w:val="cyan"/>
          <w:lang w:val="en-US"/>
        </w:rPr>
        <w:t xml:space="preserve"> can help in determining the relative importance of individual interventions</w:t>
      </w:r>
      <w:r w:rsidR="00D17802" w:rsidRPr="009E3F2D">
        <w:rPr>
          <w:rFonts w:ascii="Arial" w:hAnsi="Arial" w:cs="Arial"/>
          <w:sz w:val="24"/>
          <w:szCs w:val="24"/>
          <w:highlight w:val="cyan"/>
          <w:lang w:val="en-US"/>
        </w:rPr>
        <w:t xml:space="preserve"> to malaria prevalence within a specific geographical area</w:t>
      </w:r>
      <w:r w:rsidR="00A720DB" w:rsidRPr="009E3F2D">
        <w:rPr>
          <w:rFonts w:ascii="Arial" w:hAnsi="Arial" w:cs="Arial"/>
          <w:sz w:val="24"/>
          <w:szCs w:val="24"/>
          <w:highlight w:val="cyan"/>
          <w:lang w:val="en-US"/>
        </w:rPr>
        <w:t xml:space="preserve"> </w:t>
      </w:r>
      <w:r w:rsidR="00E501F0" w:rsidRPr="009E3F2D">
        <w:rPr>
          <w:rFonts w:ascii="Arial" w:hAnsi="Arial" w:cs="Arial"/>
          <w:sz w:val="24"/>
          <w:szCs w:val="24"/>
          <w:highlight w:val="cyan"/>
          <w:lang w:val="en-US"/>
        </w:rPr>
        <w:fldChar w:fldCharType="begin"/>
      </w:r>
      <w:r w:rsidR="004E7817" w:rsidRPr="009E3F2D">
        <w:rPr>
          <w:rFonts w:ascii="Arial" w:hAnsi="Arial" w:cs="Arial"/>
          <w:sz w:val="24"/>
          <w:szCs w:val="24"/>
          <w:highlight w:val="cyan"/>
          <w:lang w:val="en-US"/>
        </w:rPr>
        <w:instrText xml:space="preserve"> ADDIN ZOTERO_ITEM CSL_CITATION {"citationID":"kf2lePqa","properties":{"formattedCitation":"(8,9)","plainCitation":"(8,9)","noteIndex":0},"citationItems":[{"id":22,"uris":["http://zotero.org/users/13629295/items/P6IFPSBC"],"itemData":{"id":22,"type":"book","title":"Global_Sensitivity_Analysis_The_Primer_Wiley_Interscience_2008_","title-short":"Global sensitivity analysis","URL":"A_Saltelli_Marco_Ratto_Terry_Andres_Francesca_Campolongo_Jessica_Cariboni_Debora_Gatelli_Michaela_Saisana_Stefano_Tarantola_Global_Sensitivity_Analysis_The_Primer_Wiley_Interscience_2008_","author":[{"family":"Saltelli","given":"A."}]}},{"id":8,"uris":["http://zotero.org/users/13629295/items/ZRNW4QHC"],"itemData":{"id":8,"type":"article-journal","abstract":"Substantial research is underway to develop next-generation interventions that address current malaria control challenges. As there is limited testing in their early development, it is difficult to predefine intervention properties such as efficacy that achieve target health goals, and therefore challenging to prioritize selection of novel candidate interventions. Here, we present a quantitative approach to guide intervention development using mathematical models of malaria dynamics coupled with machine learning. Our analysis identifies requirements of efficacy, coverage, and duration of effect for five novel malaria interventions to achieve targeted reductions in malaria prevalence.","container-title":"Infectious Diseases of Poverty","DOI":"10.1186/s40249-022-00981-1","ISSN":"2049-9957","issue":"1","journalAbbreviation":"Infectious Diseases of Poverty","page":"61","source":"BioMed Central","title":"Leveraging mathematical models of disease dynamics and machine learning to improve development of novel malaria interventions","volume":"11","author":[{"family":"Golumbeanu","given":"Monica"},{"family":"Yang","given":"Guo-Jing"},{"family":"Camponovo","given":"Flavia"},{"family":"Stuckey","given":"Erin M."},{"family":"Hamon","given":"Nicholas"},{"family":"Mondy","given":"Mathias"},{"family":"Rees","given":"Sarah"},{"family":"Chitnis","given":"Nakul"},{"family":"Cameron","given":"Ewan"},{"family":"Penny","given":"Melissa A."}],"issued":{"date-parts":[["2022",6,4]]}}}],"schema":"https://github.com/citation-style-language/schema/raw/master/csl-citation.json"} </w:instrText>
      </w:r>
      <w:r w:rsidR="00E501F0" w:rsidRPr="009E3F2D">
        <w:rPr>
          <w:rFonts w:ascii="Arial" w:hAnsi="Arial" w:cs="Arial"/>
          <w:sz w:val="24"/>
          <w:szCs w:val="24"/>
          <w:highlight w:val="cyan"/>
          <w:lang w:val="en-US"/>
        </w:rPr>
        <w:fldChar w:fldCharType="separate"/>
      </w:r>
      <w:r w:rsidR="004E7817" w:rsidRPr="009E3F2D">
        <w:rPr>
          <w:rFonts w:ascii="Arial" w:hAnsi="Arial" w:cs="Arial"/>
          <w:sz w:val="24"/>
          <w:highlight w:val="cyan"/>
          <w:lang w:val="en-US"/>
        </w:rPr>
        <w:t>(8,9)</w:t>
      </w:r>
      <w:r w:rsidR="00E501F0" w:rsidRPr="009E3F2D">
        <w:rPr>
          <w:rFonts w:ascii="Arial" w:hAnsi="Arial" w:cs="Arial"/>
          <w:sz w:val="24"/>
          <w:szCs w:val="24"/>
          <w:highlight w:val="cyan"/>
          <w:lang w:val="en-US"/>
        </w:rPr>
        <w:fldChar w:fldCharType="end"/>
      </w:r>
      <w:r w:rsidR="0046343D" w:rsidRPr="009E3F2D">
        <w:rPr>
          <w:rFonts w:ascii="Arial" w:hAnsi="Arial" w:cs="Arial"/>
          <w:sz w:val="24"/>
          <w:szCs w:val="24"/>
          <w:highlight w:val="cyan"/>
          <w:lang w:val="en-US"/>
        </w:rPr>
        <w:t>.</w:t>
      </w:r>
      <w:r w:rsidR="0046343D" w:rsidRPr="00D17802">
        <w:rPr>
          <w:rFonts w:ascii="Arial" w:hAnsi="Arial" w:cs="Arial"/>
          <w:sz w:val="24"/>
          <w:szCs w:val="24"/>
          <w:lang w:val="en-US"/>
        </w:rPr>
        <w:t xml:space="preserve"> </w:t>
      </w:r>
      <w:r w:rsidR="00DD7BD6" w:rsidRPr="00B65340">
        <w:rPr>
          <w:rFonts w:ascii="Arial" w:hAnsi="Arial" w:cs="Arial"/>
          <w:sz w:val="24"/>
          <w:szCs w:val="24"/>
          <w:highlight w:val="yellow"/>
          <w:lang w:val="en-US"/>
        </w:rPr>
        <w:t xml:space="preserve">However, </w:t>
      </w:r>
      <w:r w:rsidR="008A6627" w:rsidRPr="00B65340">
        <w:rPr>
          <w:rFonts w:ascii="Arial" w:hAnsi="Arial" w:cs="Arial"/>
          <w:sz w:val="24"/>
          <w:szCs w:val="24"/>
          <w:highlight w:val="yellow"/>
          <w:lang w:val="en-US"/>
        </w:rPr>
        <w:t xml:space="preserve">to the best of our knowledge, such a comprehensive analysis to </w:t>
      </w:r>
      <w:r w:rsidR="00DE6B88" w:rsidRPr="00B65340">
        <w:rPr>
          <w:rFonts w:ascii="Arial" w:hAnsi="Arial" w:cs="Arial"/>
          <w:sz w:val="24"/>
          <w:szCs w:val="24"/>
          <w:highlight w:val="yellow"/>
          <w:lang w:val="en-US"/>
        </w:rPr>
        <w:t>identify these key drivers of impact</w:t>
      </w:r>
      <w:r w:rsidR="00774DB4">
        <w:rPr>
          <w:rFonts w:ascii="Arial" w:hAnsi="Arial" w:cs="Arial"/>
          <w:sz w:val="24"/>
          <w:szCs w:val="24"/>
          <w:highlight w:val="yellow"/>
          <w:lang w:val="en-US"/>
        </w:rPr>
        <w:t xml:space="preserve"> of interventions</w:t>
      </w:r>
      <w:r w:rsidR="008A6627" w:rsidRPr="00B65340">
        <w:rPr>
          <w:rFonts w:ascii="Arial" w:hAnsi="Arial" w:cs="Arial"/>
          <w:sz w:val="24"/>
          <w:szCs w:val="24"/>
          <w:highlight w:val="yellow"/>
          <w:lang w:val="en-US"/>
        </w:rPr>
        <w:t xml:space="preserve"> </w:t>
      </w:r>
      <w:r w:rsidR="00D17802" w:rsidRPr="00B65340">
        <w:rPr>
          <w:rFonts w:ascii="Arial" w:hAnsi="Arial" w:cs="Arial"/>
          <w:sz w:val="24"/>
          <w:szCs w:val="24"/>
          <w:highlight w:val="yellow"/>
          <w:lang w:val="en-US"/>
        </w:rPr>
        <w:t xml:space="preserve">in </w:t>
      </w:r>
      <w:r w:rsidR="000F3064">
        <w:rPr>
          <w:rFonts w:ascii="Arial" w:hAnsi="Arial" w:cs="Arial"/>
          <w:sz w:val="24"/>
          <w:szCs w:val="24"/>
          <w:highlight w:val="yellow"/>
          <w:lang w:val="en-US"/>
        </w:rPr>
        <w:t>the</w:t>
      </w:r>
      <w:r w:rsidR="00D17802" w:rsidRPr="00B65340">
        <w:rPr>
          <w:rFonts w:ascii="Arial" w:hAnsi="Arial" w:cs="Arial"/>
          <w:b/>
          <w:sz w:val="24"/>
          <w:szCs w:val="24"/>
          <w:highlight w:val="yellow"/>
          <w:lang w:val="en-US"/>
        </w:rPr>
        <w:t xml:space="preserve"> </w:t>
      </w:r>
      <w:r w:rsidR="00D17802" w:rsidRPr="00B65340">
        <w:rPr>
          <w:rFonts w:ascii="Arial" w:hAnsi="Arial" w:cs="Arial"/>
          <w:sz w:val="24"/>
          <w:szCs w:val="24"/>
          <w:highlight w:val="yellow"/>
          <w:lang w:val="en-US"/>
        </w:rPr>
        <w:t>d</w:t>
      </w:r>
      <w:r w:rsidR="00A720DB" w:rsidRPr="00B65340">
        <w:rPr>
          <w:rFonts w:ascii="Arial" w:hAnsi="Arial" w:cs="Arial"/>
          <w:sz w:val="24"/>
          <w:szCs w:val="24"/>
          <w:highlight w:val="yellow"/>
          <w:lang w:val="en-US"/>
        </w:rPr>
        <w:t>istrict</w:t>
      </w:r>
      <w:r w:rsidR="000F3064">
        <w:rPr>
          <w:rFonts w:ascii="Arial" w:hAnsi="Arial" w:cs="Arial"/>
          <w:sz w:val="24"/>
          <w:szCs w:val="24"/>
          <w:highlight w:val="yellow"/>
          <w:lang w:val="en-US"/>
        </w:rPr>
        <w:t>s</w:t>
      </w:r>
      <w:r w:rsidR="00DE6B88" w:rsidRPr="00B65340">
        <w:rPr>
          <w:rFonts w:ascii="Arial" w:hAnsi="Arial" w:cs="Arial"/>
          <w:sz w:val="24"/>
          <w:szCs w:val="24"/>
          <w:highlight w:val="yellow"/>
          <w:lang w:val="en-US"/>
        </w:rPr>
        <w:t xml:space="preserve"> of Ghana</w:t>
      </w:r>
      <w:r w:rsidR="00D17802" w:rsidRPr="00B65340">
        <w:rPr>
          <w:rFonts w:ascii="Arial" w:hAnsi="Arial" w:cs="Arial"/>
          <w:sz w:val="24"/>
          <w:szCs w:val="24"/>
          <w:highlight w:val="yellow"/>
          <w:lang w:val="en-US"/>
        </w:rPr>
        <w:t xml:space="preserve"> </w:t>
      </w:r>
      <w:r w:rsidR="009644A8" w:rsidRPr="00B65340">
        <w:rPr>
          <w:rFonts w:ascii="Arial" w:hAnsi="Arial" w:cs="Arial"/>
          <w:sz w:val="24"/>
          <w:szCs w:val="24"/>
          <w:highlight w:val="yellow"/>
          <w:lang w:val="en-US"/>
        </w:rPr>
        <w:t>has not yet been condu</w:t>
      </w:r>
      <w:r w:rsidR="008A6627" w:rsidRPr="00B65340">
        <w:rPr>
          <w:rFonts w:ascii="Arial" w:hAnsi="Arial" w:cs="Arial"/>
          <w:sz w:val="24"/>
          <w:szCs w:val="24"/>
          <w:highlight w:val="yellow"/>
          <w:lang w:val="en-US"/>
        </w:rPr>
        <w:t>cted</w:t>
      </w:r>
      <w:r w:rsidR="00DD7BD6">
        <w:rPr>
          <w:rFonts w:ascii="Arial" w:hAnsi="Arial" w:cs="Arial"/>
          <w:sz w:val="24"/>
          <w:szCs w:val="24"/>
          <w:lang w:val="en-US"/>
        </w:rPr>
        <w:t xml:space="preserve">. </w:t>
      </w:r>
      <w:r w:rsidR="0039046C" w:rsidRPr="00B65340">
        <w:rPr>
          <w:rFonts w:ascii="Arial" w:hAnsi="Arial" w:cs="Arial"/>
          <w:sz w:val="24"/>
          <w:szCs w:val="24"/>
          <w:highlight w:val="magenta"/>
          <w:lang w:val="en-US"/>
        </w:rPr>
        <w:t>In this study, we perform a global sensitivity analysis</w:t>
      </w:r>
      <w:r w:rsidR="00DE6B88" w:rsidRPr="00B65340">
        <w:rPr>
          <w:rFonts w:ascii="Arial" w:hAnsi="Arial" w:cs="Arial"/>
          <w:sz w:val="24"/>
          <w:szCs w:val="24"/>
          <w:highlight w:val="magenta"/>
          <w:lang w:val="en-US"/>
        </w:rPr>
        <w:t xml:space="preserve"> using the Sobol’ approach</w:t>
      </w:r>
      <w:r w:rsidR="0039046C" w:rsidRPr="00B65340">
        <w:rPr>
          <w:rFonts w:ascii="Arial" w:hAnsi="Arial" w:cs="Arial"/>
          <w:sz w:val="24"/>
          <w:szCs w:val="24"/>
          <w:highlight w:val="magenta"/>
          <w:lang w:val="en-US"/>
        </w:rPr>
        <w:t xml:space="preserve"> to determine the relative importance of model parameters such as intervention coverage, efficacy and vector composition to malaria prevalence at the district level.</w:t>
      </w:r>
    </w:p>
    <w:p w14:paraId="1E506CFB" w14:textId="77777777" w:rsidR="0039046C" w:rsidRDefault="0039046C" w:rsidP="00781C16">
      <w:pPr>
        <w:autoSpaceDE w:val="0"/>
        <w:autoSpaceDN w:val="0"/>
        <w:adjustRightInd w:val="0"/>
        <w:spacing w:after="0" w:line="240" w:lineRule="auto"/>
        <w:rPr>
          <w:rFonts w:ascii="Arial" w:hAnsi="Arial" w:cs="Arial"/>
          <w:sz w:val="24"/>
          <w:szCs w:val="24"/>
          <w:lang w:val="en-US"/>
        </w:rPr>
      </w:pPr>
    </w:p>
    <w:p w14:paraId="0E71A4B7" w14:textId="77777777" w:rsidR="00DD7BD6" w:rsidRDefault="00DD7BD6" w:rsidP="00781C16">
      <w:pPr>
        <w:autoSpaceDE w:val="0"/>
        <w:autoSpaceDN w:val="0"/>
        <w:adjustRightInd w:val="0"/>
        <w:spacing w:after="0" w:line="240" w:lineRule="auto"/>
        <w:rPr>
          <w:rFonts w:ascii="Arial" w:hAnsi="Arial" w:cs="Arial"/>
          <w:b/>
          <w:sz w:val="24"/>
          <w:szCs w:val="24"/>
          <w:lang w:val="en-US"/>
        </w:rPr>
      </w:pPr>
    </w:p>
    <w:p w14:paraId="38C8B78E" w14:textId="77777777" w:rsidR="00781C16" w:rsidRPr="00781C16" w:rsidRDefault="00781C16" w:rsidP="00781C16">
      <w:pPr>
        <w:rPr>
          <w:rFonts w:ascii="Arial" w:hAnsi="Arial" w:cs="Arial"/>
          <w:b/>
          <w:sz w:val="24"/>
          <w:szCs w:val="24"/>
          <w:lang w:val="en-US"/>
        </w:rPr>
      </w:pPr>
      <w:r w:rsidRPr="00781C16">
        <w:rPr>
          <w:rFonts w:ascii="Arial" w:hAnsi="Arial" w:cs="Arial"/>
          <w:b/>
          <w:sz w:val="24"/>
          <w:szCs w:val="24"/>
          <w:lang w:val="en-US"/>
        </w:rPr>
        <w:t>References</w:t>
      </w:r>
    </w:p>
    <w:p w14:paraId="07368979" w14:textId="77777777" w:rsidR="0034766B" w:rsidRPr="0034766B" w:rsidRDefault="00781C16" w:rsidP="0034766B">
      <w:pPr>
        <w:pStyle w:val="Bibliography"/>
        <w:rPr>
          <w:rFonts w:ascii="Arial" w:hAnsi="Arial" w:cs="Arial"/>
          <w:sz w:val="24"/>
          <w:lang w:val="en-US"/>
        </w:rPr>
      </w:pPr>
      <w:r>
        <w:rPr>
          <w:rFonts w:ascii="Arial" w:hAnsi="Arial" w:cs="Arial"/>
          <w:lang w:val="en-US"/>
        </w:rPr>
        <w:fldChar w:fldCharType="begin"/>
      </w:r>
      <w:r w:rsidR="000F3064">
        <w:rPr>
          <w:rFonts w:ascii="Arial" w:hAnsi="Arial" w:cs="Arial"/>
          <w:lang w:val="en-US"/>
        </w:rPr>
        <w:instrText xml:space="preserve"> ADDIN ZOTERO_BIBL {"uncited":[],"omitted":[],"custom":[]} CSL_BIBLIOGRAPHY </w:instrText>
      </w:r>
      <w:r>
        <w:rPr>
          <w:rFonts w:ascii="Arial" w:hAnsi="Arial" w:cs="Arial"/>
          <w:lang w:val="en-US"/>
        </w:rPr>
        <w:fldChar w:fldCharType="separate"/>
      </w:r>
      <w:r w:rsidR="0034766B" w:rsidRPr="0034766B">
        <w:rPr>
          <w:rFonts w:ascii="Arial" w:hAnsi="Arial" w:cs="Arial"/>
          <w:sz w:val="24"/>
          <w:lang w:val="en-US"/>
        </w:rPr>
        <w:t>1.</w:t>
      </w:r>
      <w:r w:rsidR="0034766B" w:rsidRPr="0034766B">
        <w:rPr>
          <w:rFonts w:ascii="Arial" w:hAnsi="Arial" w:cs="Arial"/>
          <w:sz w:val="24"/>
          <w:lang w:val="en-US"/>
        </w:rPr>
        <w:tab/>
        <w:t>World malaria report 2024 [Internet]. [cited 2025 Mar 28]. Available from: https://www.who.int/teams/global-malaria-programme/reports/world-malaria-report-2024</w:t>
      </w:r>
    </w:p>
    <w:p w14:paraId="524493FD" w14:textId="77777777" w:rsidR="0034766B" w:rsidRPr="0034766B" w:rsidRDefault="0034766B" w:rsidP="0034766B">
      <w:pPr>
        <w:pStyle w:val="Bibliography"/>
        <w:rPr>
          <w:rFonts w:ascii="Arial" w:hAnsi="Arial" w:cs="Arial"/>
          <w:sz w:val="24"/>
          <w:lang w:val="en-US"/>
        </w:rPr>
      </w:pPr>
      <w:r w:rsidRPr="0034766B">
        <w:rPr>
          <w:rFonts w:ascii="Arial" w:hAnsi="Arial" w:cs="Arial"/>
          <w:sz w:val="24"/>
          <w:lang w:val="en-US"/>
        </w:rPr>
        <w:t>2.</w:t>
      </w:r>
      <w:r w:rsidRPr="0034766B">
        <w:rPr>
          <w:rFonts w:ascii="Arial" w:hAnsi="Arial" w:cs="Arial"/>
          <w:sz w:val="24"/>
          <w:lang w:val="en-US"/>
        </w:rPr>
        <w:tab/>
        <w:t>World malaria report 2023 [Internet]. [cited 2024 Feb 23]. Available from: https://www.who.int/teams/global-malaria-programme/reports/world-malaria-report-2023</w:t>
      </w:r>
    </w:p>
    <w:p w14:paraId="2BEE311F" w14:textId="77777777" w:rsidR="0034766B" w:rsidRPr="0034766B" w:rsidRDefault="0034766B" w:rsidP="0034766B">
      <w:pPr>
        <w:pStyle w:val="Bibliography"/>
        <w:rPr>
          <w:rFonts w:ascii="Arial" w:hAnsi="Arial" w:cs="Arial"/>
          <w:sz w:val="24"/>
          <w:lang w:val="en-US"/>
        </w:rPr>
      </w:pPr>
      <w:r w:rsidRPr="0034766B">
        <w:rPr>
          <w:rFonts w:ascii="Arial" w:hAnsi="Arial" w:cs="Arial"/>
          <w:sz w:val="24"/>
          <w:lang w:val="en-US"/>
        </w:rPr>
        <w:t>3.</w:t>
      </w:r>
      <w:r w:rsidRPr="0034766B">
        <w:rPr>
          <w:rFonts w:ascii="Arial" w:hAnsi="Arial" w:cs="Arial"/>
          <w:sz w:val="24"/>
          <w:lang w:val="en-US"/>
        </w:rPr>
        <w:tab/>
        <w:t>Severe Malaria Observatory [Internet]. [cited 2024 Feb 23]. Ghana Malaria Facts. Available from: https://www.severemalaria.org/pays/ghana</w:t>
      </w:r>
    </w:p>
    <w:p w14:paraId="6BDF2E6D" w14:textId="77777777" w:rsidR="0034766B" w:rsidRPr="0034766B" w:rsidRDefault="0034766B" w:rsidP="0034766B">
      <w:pPr>
        <w:pStyle w:val="Bibliography"/>
        <w:rPr>
          <w:rFonts w:ascii="Arial" w:hAnsi="Arial" w:cs="Arial"/>
          <w:sz w:val="24"/>
          <w:lang w:val="en-US"/>
        </w:rPr>
      </w:pPr>
      <w:r w:rsidRPr="0034766B">
        <w:rPr>
          <w:rFonts w:ascii="Arial" w:hAnsi="Arial" w:cs="Arial"/>
          <w:sz w:val="24"/>
          <w:lang w:val="en-US"/>
        </w:rPr>
        <w:t>4.</w:t>
      </w:r>
      <w:r w:rsidRPr="0034766B">
        <w:rPr>
          <w:rFonts w:ascii="Arial" w:hAnsi="Arial" w:cs="Arial"/>
          <w:sz w:val="24"/>
          <w:lang w:val="en-US"/>
        </w:rPr>
        <w:tab/>
        <w:t>NMEP G. National Malaria Elimination Strategic Plan [Internet]. Available from: https://mesamalaria.org/resource-hub/national-malaria-elimination-strategic-plan-nmesp-of-ghana-2024-2028/</w:t>
      </w:r>
    </w:p>
    <w:p w14:paraId="6C050654" w14:textId="77777777" w:rsidR="0034766B" w:rsidRPr="0034766B" w:rsidRDefault="0034766B" w:rsidP="0034766B">
      <w:pPr>
        <w:pStyle w:val="Bibliography"/>
        <w:rPr>
          <w:rFonts w:ascii="Arial" w:hAnsi="Arial" w:cs="Arial"/>
          <w:sz w:val="24"/>
          <w:lang w:val="en-US"/>
        </w:rPr>
      </w:pPr>
      <w:r w:rsidRPr="0034766B">
        <w:rPr>
          <w:rFonts w:ascii="Arial" w:hAnsi="Arial" w:cs="Arial"/>
          <w:sz w:val="24"/>
          <w:lang w:val="en-US"/>
        </w:rPr>
        <w:t>5.</w:t>
      </w:r>
      <w:r w:rsidRPr="0034766B">
        <w:rPr>
          <w:rFonts w:ascii="Arial" w:hAnsi="Arial" w:cs="Arial"/>
          <w:sz w:val="24"/>
          <w:lang w:val="en-US"/>
        </w:rPr>
        <w:tab/>
        <w:t xml:space="preserve">Runge M, Thawer SG, Molteni F, Chacky F, Mkude S, Mandike R, et al. Sub-national tailoring of malaria interventions in Mainland Tanzania: simulation of the impact of strata-specific intervention combinations using modelling. Malar J. 2022 Mar 17;21(1):92. </w:t>
      </w:r>
    </w:p>
    <w:p w14:paraId="17D0B2BD" w14:textId="77777777" w:rsidR="0034766B" w:rsidRPr="0034766B" w:rsidRDefault="0034766B" w:rsidP="0034766B">
      <w:pPr>
        <w:pStyle w:val="Bibliography"/>
        <w:rPr>
          <w:rFonts w:ascii="Arial" w:hAnsi="Arial" w:cs="Arial"/>
          <w:sz w:val="24"/>
          <w:lang w:val="en-US"/>
        </w:rPr>
      </w:pPr>
      <w:r w:rsidRPr="0034766B">
        <w:rPr>
          <w:rFonts w:ascii="Arial" w:hAnsi="Arial" w:cs="Arial"/>
          <w:sz w:val="24"/>
          <w:lang w:val="en-US"/>
        </w:rPr>
        <w:t>6.</w:t>
      </w:r>
      <w:r w:rsidRPr="0034766B">
        <w:rPr>
          <w:rFonts w:ascii="Arial" w:hAnsi="Arial" w:cs="Arial"/>
          <w:sz w:val="24"/>
          <w:lang w:val="en-US"/>
        </w:rPr>
        <w:tab/>
        <w:t xml:space="preserve">Awine T, Silal SP. Assessing the effectiveness of malaria interventions at the regional level in Ghana using a mathematical modelling application. Nacher M, editor. PLOS Glob Public Health. 2022 Dec 21;2(12):e0000474. </w:t>
      </w:r>
    </w:p>
    <w:p w14:paraId="3C65B7A1" w14:textId="77777777" w:rsidR="0034766B" w:rsidRPr="0034766B" w:rsidRDefault="0034766B" w:rsidP="0034766B">
      <w:pPr>
        <w:pStyle w:val="Bibliography"/>
        <w:rPr>
          <w:rFonts w:ascii="Arial" w:hAnsi="Arial" w:cs="Arial"/>
          <w:sz w:val="24"/>
          <w:lang w:val="en-US"/>
        </w:rPr>
      </w:pPr>
      <w:r w:rsidRPr="0034766B">
        <w:rPr>
          <w:rFonts w:ascii="Arial" w:hAnsi="Arial" w:cs="Arial"/>
          <w:sz w:val="24"/>
          <w:lang w:val="en-US"/>
        </w:rPr>
        <w:t>7.</w:t>
      </w:r>
      <w:r w:rsidRPr="0034766B">
        <w:rPr>
          <w:rFonts w:ascii="Arial" w:hAnsi="Arial" w:cs="Arial"/>
          <w:sz w:val="24"/>
          <w:lang w:val="en-US"/>
        </w:rPr>
        <w:tab/>
        <w:t xml:space="preserve">Chitnis N, Hyman JM, Cushing JM. Determining important parameters in the spread of malaria through the sensitivity analysis of a mathematical model. Bull Math Biol. 2008 Jul;70(5):1272–96. </w:t>
      </w:r>
    </w:p>
    <w:p w14:paraId="25427375" w14:textId="77777777" w:rsidR="0034766B" w:rsidRPr="0034766B" w:rsidRDefault="0034766B" w:rsidP="0034766B">
      <w:pPr>
        <w:pStyle w:val="Bibliography"/>
        <w:rPr>
          <w:rFonts w:ascii="Arial" w:hAnsi="Arial" w:cs="Arial"/>
          <w:sz w:val="24"/>
          <w:lang w:val="en-US"/>
        </w:rPr>
      </w:pPr>
      <w:r w:rsidRPr="0034766B">
        <w:rPr>
          <w:rFonts w:ascii="Arial" w:hAnsi="Arial" w:cs="Arial"/>
          <w:sz w:val="24"/>
          <w:lang w:val="en-US"/>
        </w:rPr>
        <w:t>8.</w:t>
      </w:r>
      <w:r w:rsidRPr="0034766B">
        <w:rPr>
          <w:rFonts w:ascii="Arial" w:hAnsi="Arial" w:cs="Arial"/>
          <w:sz w:val="24"/>
          <w:lang w:val="en-US"/>
        </w:rPr>
        <w:tab/>
        <w:t>Saltelli A. Global_Sensitivity_Analysis_The_Primer_Wiley_Interscience_2008_ [Internet]. Available from: A_Saltelli_Marco_Ratto_Terry_Andres_Francesca_Campolongo_Jessica_Cariboni_Debora_Gatelli_Michaela_Saisana_Stefano_Tarantola_Global_Sensitivity_Analysis_The_Primer_Wiley_Interscience_2008_</w:t>
      </w:r>
    </w:p>
    <w:p w14:paraId="01540C6D" w14:textId="77777777" w:rsidR="0034766B" w:rsidRPr="00CC774E" w:rsidRDefault="0034766B" w:rsidP="0034766B">
      <w:pPr>
        <w:pStyle w:val="Bibliography"/>
        <w:rPr>
          <w:rFonts w:ascii="Arial" w:hAnsi="Arial" w:cs="Arial"/>
          <w:sz w:val="24"/>
          <w:lang w:val="en-GB"/>
          <w:rPrChange w:id="8" w:author="Riana Paola" w:date="2025-04-14T08:20:00Z" w16du:dateUtc="2025-04-14T06:20:00Z">
            <w:rPr>
              <w:rFonts w:ascii="Arial" w:hAnsi="Arial" w:cs="Arial"/>
              <w:sz w:val="24"/>
            </w:rPr>
          </w:rPrChange>
        </w:rPr>
      </w:pPr>
      <w:r w:rsidRPr="0034766B">
        <w:rPr>
          <w:rFonts w:ascii="Arial" w:hAnsi="Arial" w:cs="Arial"/>
          <w:sz w:val="24"/>
          <w:lang w:val="en-US"/>
        </w:rPr>
        <w:lastRenderedPageBreak/>
        <w:t>9.</w:t>
      </w:r>
      <w:r w:rsidRPr="0034766B">
        <w:rPr>
          <w:rFonts w:ascii="Arial" w:hAnsi="Arial" w:cs="Arial"/>
          <w:sz w:val="24"/>
          <w:lang w:val="en-US"/>
        </w:rPr>
        <w:tab/>
        <w:t xml:space="preserve">Golumbeanu M, Yang GJ, Camponovo F, Stuckey EM, Hamon N, Mondy M, et al. Leveraging mathematical models of disease dynamics and machine learning to improve development of novel malaria interventions. </w:t>
      </w:r>
      <w:r w:rsidRPr="00CC774E">
        <w:rPr>
          <w:rFonts w:ascii="Arial" w:hAnsi="Arial" w:cs="Arial"/>
          <w:sz w:val="24"/>
          <w:lang w:val="en-GB"/>
          <w:rPrChange w:id="9" w:author="Riana Paola" w:date="2025-04-14T08:20:00Z" w16du:dateUtc="2025-04-14T06:20:00Z">
            <w:rPr>
              <w:rFonts w:ascii="Arial" w:hAnsi="Arial" w:cs="Arial"/>
              <w:sz w:val="24"/>
            </w:rPr>
          </w:rPrChange>
        </w:rPr>
        <w:t xml:space="preserve">Infect Dis Poverty. 2022 Jun 4;11(1):61. </w:t>
      </w:r>
    </w:p>
    <w:p w14:paraId="106D5890" w14:textId="77777777" w:rsidR="00781C16" w:rsidRPr="00E501F0" w:rsidRDefault="00781C16" w:rsidP="00781C16">
      <w:pPr>
        <w:rPr>
          <w:rFonts w:ascii="Arial" w:hAnsi="Arial" w:cs="Arial"/>
          <w:sz w:val="24"/>
          <w:szCs w:val="24"/>
          <w:lang w:val="en-US"/>
        </w:rPr>
      </w:pPr>
      <w:r>
        <w:rPr>
          <w:rFonts w:ascii="Arial" w:hAnsi="Arial" w:cs="Arial"/>
          <w:sz w:val="24"/>
          <w:szCs w:val="24"/>
          <w:lang w:val="en-US"/>
        </w:rPr>
        <w:fldChar w:fldCharType="end"/>
      </w:r>
    </w:p>
    <w:p w14:paraId="27CCA232" w14:textId="3B8A6A39" w:rsidR="00CC774E" w:rsidRPr="00CC774E" w:rsidRDefault="00CC774E" w:rsidP="00CC774E">
      <w:pPr>
        <w:pStyle w:val="Bibliography"/>
        <w:rPr>
          <w:ins w:id="10" w:author="Riana Paola" w:date="2025-04-14T08:20:00Z" w16du:dateUtc="2025-04-14T06:20:00Z"/>
          <w:lang w:val="en-GB"/>
          <w:rPrChange w:id="11" w:author="Riana Paola" w:date="2025-04-14T08:20:00Z" w16du:dateUtc="2025-04-14T06:20:00Z">
            <w:rPr>
              <w:ins w:id="12" w:author="Riana Paola" w:date="2025-04-14T08:20:00Z" w16du:dateUtc="2025-04-14T06:20:00Z"/>
            </w:rPr>
          </w:rPrChange>
        </w:rPr>
      </w:pPr>
      <w:ins w:id="13" w:author="Riana Paola" w:date="2025-04-14T08:20:00Z" w16du:dateUtc="2025-04-14T06:20:00Z">
        <w:r w:rsidRPr="00CC774E">
          <w:rPr>
            <w:lang w:val="en-GB"/>
            <w:rPrChange w:id="14" w:author="Riana Paola" w:date="2025-04-14T08:20:00Z" w16du:dateUtc="2025-04-14T06:20:00Z">
              <w:rPr/>
            </w:rPrChange>
          </w:rPr>
          <w:t xml:space="preserve">Dear </w:t>
        </w:r>
      </w:ins>
      <w:ins w:id="15" w:author="Riana Paola" w:date="2025-04-14T08:21:00Z" w16du:dateUtc="2025-04-14T06:21:00Z">
        <w:r>
          <w:rPr>
            <w:lang w:val="en-GB"/>
          </w:rPr>
          <w:t>Zenabu</w:t>
        </w:r>
      </w:ins>
    </w:p>
    <w:p w14:paraId="7077123B" w14:textId="77777777" w:rsidR="00CC774E" w:rsidRPr="00CC774E" w:rsidRDefault="00CC774E" w:rsidP="00CC774E">
      <w:pPr>
        <w:rPr>
          <w:ins w:id="16" w:author="Riana Paola" w:date="2025-04-14T08:20:00Z" w16du:dateUtc="2025-04-14T06:20:00Z"/>
          <w:lang w:val="en-GB"/>
          <w:rPrChange w:id="17" w:author="Riana Paola" w:date="2025-04-14T08:20:00Z" w16du:dateUtc="2025-04-14T06:20:00Z">
            <w:rPr>
              <w:ins w:id="18" w:author="Riana Paola" w:date="2025-04-14T08:20:00Z" w16du:dateUtc="2025-04-14T06:20:00Z"/>
            </w:rPr>
          </w:rPrChange>
        </w:rPr>
      </w:pPr>
      <w:ins w:id="19" w:author="Riana Paola" w:date="2025-04-14T08:20:00Z" w16du:dateUtc="2025-04-14T06:20:00Z">
        <w:r w:rsidRPr="00CC774E">
          <w:rPr>
            <w:lang w:val="en-GB"/>
            <w:rPrChange w:id="20" w:author="Riana Paola" w:date="2025-04-14T08:20:00Z" w16du:dateUtc="2025-04-14T06:20:00Z">
              <w:rPr/>
            </w:rPrChange>
          </w:rPr>
          <w:t xml:space="preserve">Your introduction section was well written, flowed smoothly and included the various moves effectively. Well done! </w:t>
        </w:r>
      </w:ins>
    </w:p>
    <w:p w14:paraId="230358DF" w14:textId="77777777" w:rsidR="00CC774E" w:rsidRPr="00CC774E" w:rsidRDefault="00CC774E" w:rsidP="00CC774E">
      <w:pPr>
        <w:rPr>
          <w:ins w:id="21" w:author="Riana Paola" w:date="2025-04-14T08:20:00Z" w16du:dateUtc="2025-04-14T06:20:00Z"/>
          <w:lang w:val="en-GB"/>
          <w:rPrChange w:id="22" w:author="Riana Paola" w:date="2025-04-14T08:20:00Z" w16du:dateUtc="2025-04-14T06:20:00Z">
            <w:rPr>
              <w:ins w:id="23" w:author="Riana Paola" w:date="2025-04-14T08:20:00Z" w16du:dateUtc="2025-04-14T06:20:00Z"/>
            </w:rPr>
          </w:rPrChange>
        </w:rPr>
      </w:pPr>
      <w:ins w:id="24" w:author="Riana Paola" w:date="2025-04-14T08:20:00Z" w16du:dateUtc="2025-04-14T06:20:00Z">
        <w:r w:rsidRPr="00CC774E">
          <w:rPr>
            <w:lang w:val="en-GB"/>
            <w:rPrChange w:id="25" w:author="Riana Paola" w:date="2025-04-14T08:20:00Z" w16du:dateUtc="2025-04-14T06:20:00Z">
              <w:rPr/>
            </w:rPrChange>
          </w:rPr>
          <w:t>Consider my comments/suggestions when you revise your assignment for your portfolio.</w:t>
        </w:r>
      </w:ins>
    </w:p>
    <w:p w14:paraId="52752B2B" w14:textId="77777777" w:rsidR="00CC774E" w:rsidRDefault="00CC774E" w:rsidP="00CC774E">
      <w:pPr>
        <w:rPr>
          <w:ins w:id="26" w:author="Riana Paola" w:date="2025-04-14T08:20:00Z" w16du:dateUtc="2025-04-14T06:20:00Z"/>
        </w:rPr>
      </w:pPr>
      <w:ins w:id="27" w:author="Riana Paola" w:date="2025-04-14T08:20:00Z" w16du:dateUtc="2025-04-14T06:20:00Z">
        <w:r>
          <w:t>Kind regards</w:t>
        </w:r>
      </w:ins>
    </w:p>
    <w:p w14:paraId="7405E763" w14:textId="77777777" w:rsidR="00CC774E" w:rsidRPr="00712CFC" w:rsidRDefault="00CC774E" w:rsidP="00CC774E">
      <w:pPr>
        <w:rPr>
          <w:ins w:id="28" w:author="Riana Paola" w:date="2025-04-14T08:20:00Z" w16du:dateUtc="2025-04-14T06:20:00Z"/>
        </w:rPr>
      </w:pPr>
      <w:ins w:id="29" w:author="Riana Paola" w:date="2025-04-14T08:20:00Z" w16du:dateUtc="2025-04-14T06:20:00Z">
        <w:r>
          <w:t>Riana Paola</w:t>
        </w:r>
      </w:ins>
    </w:p>
    <w:p w14:paraId="4DEB512C" w14:textId="77777777" w:rsidR="00031E58" w:rsidRPr="00E501F0" w:rsidRDefault="00031E58">
      <w:pPr>
        <w:rPr>
          <w:lang w:val="en-US"/>
        </w:rPr>
      </w:pPr>
    </w:p>
    <w:sectPr w:rsidR="00031E58" w:rsidRPr="00E501F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Riana Paola" w:date="2025-04-14T08:09:00Z" w:initials="RP">
    <w:p w14:paraId="6264C184" w14:textId="77777777" w:rsidR="00662E48" w:rsidRDefault="00662E48" w:rsidP="00662E48">
      <w:pPr>
        <w:pStyle w:val="CommentText"/>
      </w:pPr>
      <w:r>
        <w:rPr>
          <w:rStyle w:val="CommentReference"/>
        </w:rPr>
        <w:annotationRef/>
      </w:r>
      <w:r>
        <w:t>In 2023, malaria caused 597,000 deaths and 263 million cases globally</w:t>
      </w:r>
    </w:p>
  </w:comment>
  <w:comment w:id="2" w:author="Riana Paola" w:date="2025-04-14T08:10:00Z" w:initials="RP">
    <w:p w14:paraId="0F40A715" w14:textId="77777777" w:rsidR="00662E48" w:rsidRDefault="00662E48" w:rsidP="00662E48">
      <w:pPr>
        <w:pStyle w:val="CommentText"/>
      </w:pPr>
      <w:r>
        <w:rPr>
          <w:rStyle w:val="CommentReference"/>
        </w:rPr>
        <w:annotationRef/>
      </w:r>
      <w:r>
        <w:t>You could also try to formulate the introductory sentence as a gap statement</w:t>
      </w:r>
    </w:p>
  </w:comment>
  <w:comment w:id="3" w:author="Riana Paola" w:date="2025-04-14T08:15:00Z" w:initials="RP">
    <w:p w14:paraId="04E0C070" w14:textId="77777777" w:rsidR="00662E48" w:rsidRDefault="00662E48" w:rsidP="00662E48">
      <w:pPr>
        <w:pStyle w:val="CommentText"/>
      </w:pPr>
      <w:r>
        <w:rPr>
          <w:rStyle w:val="CommentReference"/>
        </w:rPr>
        <w:annotationRef/>
      </w:r>
      <w:r>
        <w:t>All three these sentences had a similar structure, ‘with….’. Try to change at least one, else it gets repetitive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64C184" w15:done="0"/>
  <w15:commentEx w15:paraId="0F40A715" w15:done="0"/>
  <w15:commentEx w15:paraId="04E0C07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2F6979" w16cex:dateUtc="2025-04-14T06:09:00Z"/>
  <w16cex:commentExtensible w16cex:durableId="00B31E6A" w16cex:dateUtc="2025-04-14T06:10:00Z"/>
  <w16cex:commentExtensible w16cex:durableId="76D8A606" w16cex:dateUtc="2025-04-14T06: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64C184" w16cid:durableId="3C2F6979"/>
  <w16cid:commentId w16cid:paraId="0F40A715" w16cid:durableId="00B31E6A"/>
  <w16cid:commentId w16cid:paraId="04E0C070" w16cid:durableId="76D8A60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811213"/>
    <w:multiLevelType w:val="hybridMultilevel"/>
    <w:tmpl w:val="82FC82B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186262290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ana Paola">
    <w15:presenceInfo w15:providerId="Windows Live" w15:userId="c097690501bc38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C16"/>
    <w:rsid w:val="00031E58"/>
    <w:rsid w:val="0008552A"/>
    <w:rsid w:val="000D076A"/>
    <w:rsid w:val="000D2A6B"/>
    <w:rsid w:val="000F3064"/>
    <w:rsid w:val="00115C42"/>
    <w:rsid w:val="0023130A"/>
    <w:rsid w:val="00233335"/>
    <w:rsid w:val="002630E2"/>
    <w:rsid w:val="0034766B"/>
    <w:rsid w:val="0039046C"/>
    <w:rsid w:val="003A3780"/>
    <w:rsid w:val="00413E30"/>
    <w:rsid w:val="00440369"/>
    <w:rsid w:val="0046343D"/>
    <w:rsid w:val="004D676A"/>
    <w:rsid w:val="004E7817"/>
    <w:rsid w:val="004F1BCD"/>
    <w:rsid w:val="0051231B"/>
    <w:rsid w:val="00621D70"/>
    <w:rsid w:val="006306BD"/>
    <w:rsid w:val="00662E48"/>
    <w:rsid w:val="0075529D"/>
    <w:rsid w:val="00774DB4"/>
    <w:rsid w:val="00781C16"/>
    <w:rsid w:val="00867476"/>
    <w:rsid w:val="008923B6"/>
    <w:rsid w:val="008A6627"/>
    <w:rsid w:val="008C4B73"/>
    <w:rsid w:val="008C785A"/>
    <w:rsid w:val="008D3A42"/>
    <w:rsid w:val="00917669"/>
    <w:rsid w:val="00923CBC"/>
    <w:rsid w:val="009644A8"/>
    <w:rsid w:val="00976DF3"/>
    <w:rsid w:val="00981066"/>
    <w:rsid w:val="009E3F2D"/>
    <w:rsid w:val="00A524BB"/>
    <w:rsid w:val="00A54FA1"/>
    <w:rsid w:val="00A568C3"/>
    <w:rsid w:val="00A720DB"/>
    <w:rsid w:val="00AD086A"/>
    <w:rsid w:val="00AD60AD"/>
    <w:rsid w:val="00AE0592"/>
    <w:rsid w:val="00B14690"/>
    <w:rsid w:val="00B4098B"/>
    <w:rsid w:val="00B46092"/>
    <w:rsid w:val="00B65340"/>
    <w:rsid w:val="00B82085"/>
    <w:rsid w:val="00BB3E1A"/>
    <w:rsid w:val="00C016D1"/>
    <w:rsid w:val="00C06D84"/>
    <w:rsid w:val="00C114A7"/>
    <w:rsid w:val="00C2163B"/>
    <w:rsid w:val="00CC774E"/>
    <w:rsid w:val="00CE68A9"/>
    <w:rsid w:val="00D17802"/>
    <w:rsid w:val="00D43F90"/>
    <w:rsid w:val="00D878E6"/>
    <w:rsid w:val="00DB57BF"/>
    <w:rsid w:val="00DD7BD6"/>
    <w:rsid w:val="00DE6B88"/>
    <w:rsid w:val="00E10C79"/>
    <w:rsid w:val="00E501F0"/>
    <w:rsid w:val="00EA77AF"/>
    <w:rsid w:val="00F22BB1"/>
    <w:rsid w:val="00F55B84"/>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7907DE"/>
  <w15:chartTrackingRefBased/>
  <w15:docId w15:val="{0BB9D904-E04A-4750-8437-100D3C20E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1C16"/>
  </w:style>
  <w:style w:type="paragraph" w:styleId="Heading1">
    <w:name w:val="heading 1"/>
    <w:basedOn w:val="Normal"/>
    <w:next w:val="Normal"/>
    <w:link w:val="Heading1Char"/>
    <w:uiPriority w:val="9"/>
    <w:qFormat/>
    <w:rsid w:val="00781C1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81C1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C1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81C16"/>
    <w:rPr>
      <w:rFonts w:asciiTheme="majorHAnsi" w:eastAsiaTheme="majorEastAsia" w:hAnsiTheme="majorHAnsi" w:cstheme="majorBidi"/>
      <w:color w:val="2E74B5" w:themeColor="accent1" w:themeShade="BF"/>
      <w:sz w:val="26"/>
      <w:szCs w:val="26"/>
    </w:rPr>
  </w:style>
  <w:style w:type="paragraph" w:styleId="Bibliography">
    <w:name w:val="Bibliography"/>
    <w:basedOn w:val="Normal"/>
    <w:next w:val="Normal"/>
    <w:uiPriority w:val="37"/>
    <w:unhideWhenUsed/>
    <w:rsid w:val="00781C16"/>
    <w:pPr>
      <w:tabs>
        <w:tab w:val="left" w:pos="264"/>
      </w:tabs>
      <w:spacing w:after="240" w:line="240" w:lineRule="auto"/>
      <w:ind w:left="264" w:hanging="264"/>
    </w:pPr>
  </w:style>
  <w:style w:type="paragraph" w:styleId="ListParagraph">
    <w:name w:val="List Paragraph"/>
    <w:basedOn w:val="Normal"/>
    <w:uiPriority w:val="34"/>
    <w:qFormat/>
    <w:rsid w:val="00B65340"/>
    <w:pPr>
      <w:ind w:left="720"/>
      <w:contextualSpacing/>
    </w:pPr>
  </w:style>
  <w:style w:type="paragraph" w:styleId="Revision">
    <w:name w:val="Revision"/>
    <w:hidden/>
    <w:uiPriority w:val="99"/>
    <w:semiHidden/>
    <w:rsid w:val="00662E48"/>
    <w:pPr>
      <w:spacing w:after="0" w:line="240" w:lineRule="auto"/>
    </w:pPr>
  </w:style>
  <w:style w:type="character" w:styleId="CommentReference">
    <w:name w:val="annotation reference"/>
    <w:basedOn w:val="DefaultParagraphFont"/>
    <w:uiPriority w:val="99"/>
    <w:semiHidden/>
    <w:unhideWhenUsed/>
    <w:rsid w:val="00662E48"/>
    <w:rPr>
      <w:sz w:val="16"/>
      <w:szCs w:val="16"/>
    </w:rPr>
  </w:style>
  <w:style w:type="paragraph" w:styleId="CommentText">
    <w:name w:val="annotation text"/>
    <w:basedOn w:val="Normal"/>
    <w:link w:val="CommentTextChar"/>
    <w:uiPriority w:val="99"/>
    <w:unhideWhenUsed/>
    <w:rsid w:val="00662E48"/>
    <w:pPr>
      <w:spacing w:line="240" w:lineRule="auto"/>
    </w:pPr>
    <w:rPr>
      <w:sz w:val="20"/>
      <w:szCs w:val="20"/>
    </w:rPr>
  </w:style>
  <w:style w:type="character" w:customStyle="1" w:styleId="CommentTextChar">
    <w:name w:val="Comment Text Char"/>
    <w:basedOn w:val="DefaultParagraphFont"/>
    <w:link w:val="CommentText"/>
    <w:uiPriority w:val="99"/>
    <w:rsid w:val="00662E48"/>
    <w:rPr>
      <w:sz w:val="20"/>
      <w:szCs w:val="20"/>
    </w:rPr>
  </w:style>
  <w:style w:type="paragraph" w:styleId="CommentSubject">
    <w:name w:val="annotation subject"/>
    <w:basedOn w:val="CommentText"/>
    <w:next w:val="CommentText"/>
    <w:link w:val="CommentSubjectChar"/>
    <w:uiPriority w:val="99"/>
    <w:semiHidden/>
    <w:unhideWhenUsed/>
    <w:rsid w:val="00662E48"/>
    <w:rPr>
      <w:b/>
      <w:bCs/>
    </w:rPr>
  </w:style>
  <w:style w:type="character" w:customStyle="1" w:styleId="CommentSubjectChar">
    <w:name w:val="Comment Subject Char"/>
    <w:basedOn w:val="CommentTextChar"/>
    <w:link w:val="CommentSubject"/>
    <w:uiPriority w:val="99"/>
    <w:semiHidden/>
    <w:rsid w:val="00662E4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8A36C2-E854-461E-BD40-EA127244DF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3152</Words>
  <Characters>17968</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Swiss TPH</Company>
  <LinksUpToDate>false</LinksUpToDate>
  <CharactersWithSpaces>21078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Zenabu Suboi</dc:creator>
  <cp:keywords/>
  <dc:description/>
  <cp:lastModifiedBy>Riana Paola</cp:lastModifiedBy>
  <cp:revision>4</cp:revision>
  <dcterms:created xsi:type="dcterms:W3CDTF">2025-04-14T06:06:00Z</dcterms:created>
  <dcterms:modified xsi:type="dcterms:W3CDTF">2025-04-14T06:21:00Z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id="7cawfh5g"/&gt;&lt;style id="http://www.zotero.org/styles/vancouver" locale="en-US"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GrammarlyDocumentId">
    <vt:lpwstr>970703e626def273aea6de191ceb5572bdaca92179ceb2ba53a095955f386712</vt:lpwstr>
  </property>
</Properties>
</file>