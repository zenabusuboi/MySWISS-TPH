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4207E" w14:textId="77777777" w:rsidR="00E3117F" w:rsidRDefault="00E3117F" w:rsidP="00E3117F">
      <w:pPr>
        <w:jc w:val="center"/>
        <w:rPr>
          <w:rFonts w:ascii="Arial" w:hAnsi="Arial" w:cs="Arial"/>
          <w:b/>
          <w:sz w:val="24"/>
          <w:lang w:val="en-US"/>
        </w:rPr>
      </w:pPr>
      <w:r>
        <w:rPr>
          <w:rFonts w:ascii="Arial" w:hAnsi="Arial" w:cs="Arial"/>
          <w:b/>
          <w:sz w:val="24"/>
          <w:lang w:val="en-US"/>
        </w:rPr>
        <w:t>SCIENTIFIC WRITING – ASSIGNMENT 2</w:t>
      </w:r>
    </w:p>
    <w:p w14:paraId="312F4B21" w14:textId="77777777" w:rsidR="002D4ADE" w:rsidRPr="00612964" w:rsidRDefault="002D4ADE" w:rsidP="00612964">
      <w:pPr>
        <w:pStyle w:val="ListParagraph"/>
        <w:numPr>
          <w:ilvl w:val="0"/>
          <w:numId w:val="1"/>
        </w:numPr>
        <w:rPr>
          <w:rFonts w:ascii="Arial" w:hAnsi="Arial" w:cs="Arial"/>
          <w:sz w:val="24"/>
          <w:lang w:val="en-US"/>
        </w:rPr>
      </w:pPr>
      <w:r w:rsidRPr="00E3117F">
        <w:rPr>
          <w:rFonts w:ascii="Arial" w:hAnsi="Arial" w:cs="Arial"/>
          <w:b/>
          <w:sz w:val="24"/>
          <w:lang w:val="en-US"/>
        </w:rPr>
        <w:t>The prevalence of obesity has increased worldwide in the past 50 years, reaching pandemic levels</w:t>
      </w:r>
      <w:r w:rsidR="00A71BE5" w:rsidRPr="00185E93">
        <w:rPr>
          <w:rFonts w:ascii="Arial" w:hAnsi="Arial" w:cs="Arial"/>
          <w:sz w:val="24"/>
          <w:lang w:val="en-US"/>
        </w:rPr>
        <w:t xml:space="preserve">. </w:t>
      </w:r>
      <w:r w:rsidR="000F42C1" w:rsidRPr="00185E93">
        <w:rPr>
          <w:rFonts w:ascii="Arial" w:hAnsi="Arial" w:cs="Arial"/>
          <w:sz w:val="24"/>
          <w:lang w:val="en-US"/>
        </w:rPr>
        <w:t xml:space="preserve">This </w:t>
      </w:r>
      <w:r w:rsidR="0009743D">
        <w:rPr>
          <w:rFonts w:ascii="Arial" w:hAnsi="Arial" w:cs="Arial"/>
          <w:sz w:val="24"/>
          <w:lang w:val="en-US"/>
        </w:rPr>
        <w:t>rise</w:t>
      </w:r>
      <w:r w:rsidR="000F42C1" w:rsidRPr="00185E93">
        <w:rPr>
          <w:rFonts w:ascii="Arial" w:hAnsi="Arial" w:cs="Arial"/>
          <w:sz w:val="24"/>
          <w:lang w:val="en-US"/>
        </w:rPr>
        <w:t xml:space="preserve"> in prevalence is </w:t>
      </w:r>
      <w:r w:rsidR="0059453D" w:rsidRPr="00185E93">
        <w:rPr>
          <w:rFonts w:ascii="Arial" w:hAnsi="Arial" w:cs="Arial"/>
          <w:sz w:val="24"/>
          <w:lang w:val="en-US"/>
        </w:rPr>
        <w:t>mainly due</w:t>
      </w:r>
      <w:r w:rsidR="000F42C1" w:rsidRPr="00185E93">
        <w:rPr>
          <w:rFonts w:ascii="Arial" w:hAnsi="Arial" w:cs="Arial"/>
          <w:sz w:val="24"/>
          <w:lang w:val="en-US"/>
        </w:rPr>
        <w:t xml:space="preserve"> to</w:t>
      </w:r>
      <w:r w:rsidR="006F5076">
        <w:rPr>
          <w:rFonts w:ascii="Arial" w:hAnsi="Arial" w:cs="Arial"/>
          <w:sz w:val="24"/>
          <w:lang w:val="en-US"/>
        </w:rPr>
        <w:t xml:space="preserve"> </w:t>
      </w:r>
      <w:r w:rsidR="00333344">
        <w:rPr>
          <w:rFonts w:ascii="Arial" w:hAnsi="Arial" w:cs="Arial"/>
          <w:sz w:val="24"/>
          <w:lang w:val="en-US"/>
        </w:rPr>
        <w:t>a shift towards</w:t>
      </w:r>
      <w:r w:rsidR="0059453D" w:rsidRPr="00185E93">
        <w:rPr>
          <w:rFonts w:ascii="Arial" w:hAnsi="Arial" w:cs="Arial"/>
          <w:sz w:val="24"/>
          <w:lang w:val="en-US"/>
        </w:rPr>
        <w:t xml:space="preserve"> sedentary lifestyles as well as</w:t>
      </w:r>
      <w:r w:rsidR="00333344">
        <w:rPr>
          <w:rFonts w:ascii="Arial" w:hAnsi="Arial" w:cs="Arial"/>
          <w:sz w:val="24"/>
          <w:lang w:val="en-US"/>
        </w:rPr>
        <w:t xml:space="preserve"> increased</w:t>
      </w:r>
      <w:r w:rsidR="0059453D" w:rsidRPr="00185E93">
        <w:rPr>
          <w:rFonts w:ascii="Arial" w:hAnsi="Arial" w:cs="Arial"/>
          <w:sz w:val="24"/>
          <w:lang w:val="en-US"/>
        </w:rPr>
        <w:t xml:space="preserve"> consumption of less healthy foods </w:t>
      </w:r>
      <w:r w:rsidR="004367D3">
        <w:rPr>
          <w:rFonts w:ascii="Arial" w:hAnsi="Arial" w:cs="Arial"/>
          <w:sz w:val="24"/>
          <w:lang w:val="en-US"/>
        </w:rPr>
        <w:fldChar w:fldCharType="begin"/>
      </w:r>
      <w:r w:rsidR="004367D3">
        <w:rPr>
          <w:rFonts w:ascii="Arial" w:hAnsi="Arial" w:cs="Arial"/>
          <w:sz w:val="24"/>
          <w:lang w:val="en-US"/>
        </w:rPr>
        <w:instrText xml:space="preserve"> ADDIN ZOTERO_ITEM CSL_CITATION {"citationID":"xEZyK5Cd","properties":{"formattedCitation":"[1]","plainCitation":"[1]","noteIndex":0},"citationItems":[{"id":6299,"uris":["http://zotero.org/users/13629295/items/AK7YYNE6"],"itemData":{"id":6299,"type":"article-journal","abstract":"The WHO just released in May 2022 a report on the state of the obesity pandemic in Europe, stating that 60% of citizens in the area of Europe are either overweight or obese, and highlighting the implications of the obesity pandemic, especially as it interacts with the COVID pandemic to create a twin pandemic, to increase morbidity and mortality. Obesity is a complex disease which has reached pandemic dimensions. The worldwide prevalence of obesity has nearly tripled since 1975, mainly due to the adoption of a progressively more sedentary lifestyle and the consumption of less healthy diets. We first report herein updated prevalence rates of overweight and obesity by sex, age, and region first in Europe, per the WHO report, and then worldwide between 1980 and 2019, as we analyze and present herein the data provided by the Global Burden of Disease Study. The prevalence of obesity is higher in women than in men of any age and the prevalence of both overweight and obesity increases with age and has reached their highest point between the ages of 50 to 65 years showing a slight downward trend afterwards. The age-standardized prevalence of obesity has increased from 4.6% in 1980 to 14.0% in 2019. The American and European region have the highest obesity prevalence and the USA and Russia are the countries with the most obese residents. Given dire implications in terms of comorbidities and mortality, these updated epidemiological findings call for coordinated actions from local and regional governments, the scientific community and individual patients alike, as well as the food industry for the obesity pandemic to be controlled and alleviated. We can hopefully learn from the COVID-19 pandemic, where collaborative efforts worldwide, focused intense work at both the local and global level and well-coordinated leadership have demonstrated that humankind is capable of amazing accomplishments by leveraging science and public health, and that we can finally make strides in terms of understanding and combating the obesity pandemic and its dire comorbidities including diabetes, NAFLD, CVD and obesity associated malignancies.","container-title":"Metabolism","DOI":"10.1016/j.metabol.2022.155217","ISSN":"0026-0495","journalAbbreviation":"Metabolism","note":"PMID: 35584732\nPMCID: PMC9107388","page":"155217","source":"PubMed Central","title":"A 2022 update on the epidemiology of obesity and a call to action: as its twin COVID-19 pandemic appears to be receding, the obesity and dysmetabolism pandemic continues to rage on","title-short":"A 2022 update on the epidemiology of obesity and a call to action","volume":"133","author":[{"family":"Boutari","given":"Chrysoula"},{"family":"Mantzoros","given":"Christos S."}],"issued":{"date-parts":[["2022",8]]}}}],"schema":"https://github.com/citation-style-language/schema/raw/master/csl-citation.json"} </w:instrText>
      </w:r>
      <w:r w:rsidR="004367D3">
        <w:rPr>
          <w:rFonts w:ascii="Arial" w:hAnsi="Arial" w:cs="Arial"/>
          <w:sz w:val="24"/>
          <w:lang w:val="en-US"/>
        </w:rPr>
        <w:fldChar w:fldCharType="separate"/>
      </w:r>
      <w:r w:rsidR="004367D3" w:rsidRPr="004367D3">
        <w:rPr>
          <w:rFonts w:ascii="Arial" w:hAnsi="Arial" w:cs="Arial"/>
          <w:sz w:val="24"/>
          <w:lang w:val="en-US"/>
        </w:rPr>
        <w:t>[1]</w:t>
      </w:r>
      <w:r w:rsidR="004367D3">
        <w:rPr>
          <w:rFonts w:ascii="Arial" w:hAnsi="Arial" w:cs="Arial"/>
          <w:sz w:val="24"/>
          <w:lang w:val="en-US"/>
        </w:rPr>
        <w:fldChar w:fldCharType="end"/>
      </w:r>
      <w:r w:rsidR="0059453D" w:rsidRPr="00185E93">
        <w:rPr>
          <w:rFonts w:ascii="Arial" w:hAnsi="Arial" w:cs="Arial"/>
          <w:sz w:val="24"/>
          <w:lang w:val="en-US"/>
        </w:rPr>
        <w:t xml:space="preserve">. Obesity, which is a </w:t>
      </w:r>
      <w:r w:rsidR="000F42C1" w:rsidRPr="00185E93">
        <w:rPr>
          <w:rFonts w:ascii="Arial" w:hAnsi="Arial" w:cs="Arial"/>
          <w:sz w:val="24"/>
          <w:lang w:val="en-US"/>
        </w:rPr>
        <w:t xml:space="preserve">complex </w:t>
      </w:r>
      <w:r w:rsidR="00A71BE5" w:rsidRPr="00185E93">
        <w:rPr>
          <w:rFonts w:ascii="Arial" w:hAnsi="Arial" w:cs="Arial"/>
          <w:sz w:val="24"/>
          <w:lang w:val="en-US"/>
        </w:rPr>
        <w:t xml:space="preserve">chronic </w:t>
      </w:r>
      <w:r w:rsidR="0059453D" w:rsidRPr="00185E93">
        <w:rPr>
          <w:rFonts w:ascii="Arial" w:hAnsi="Arial" w:cs="Arial"/>
          <w:sz w:val="24"/>
          <w:lang w:val="en-US"/>
        </w:rPr>
        <w:t>disease,</w:t>
      </w:r>
      <w:r w:rsidR="00A71BE5" w:rsidRPr="00185E93">
        <w:rPr>
          <w:rFonts w:ascii="Arial" w:hAnsi="Arial" w:cs="Arial"/>
          <w:sz w:val="24"/>
          <w:lang w:val="en-US"/>
        </w:rPr>
        <w:t xml:space="preserve"> occurs due to excessive fat deposit</w:t>
      </w:r>
      <w:r w:rsidR="000F42C1" w:rsidRPr="00185E93">
        <w:rPr>
          <w:rFonts w:ascii="Arial" w:hAnsi="Arial" w:cs="Arial"/>
          <w:sz w:val="24"/>
          <w:lang w:val="en-US"/>
        </w:rPr>
        <w:t>s</w:t>
      </w:r>
      <w:r w:rsidR="00A71BE5" w:rsidRPr="00185E93">
        <w:rPr>
          <w:rFonts w:ascii="Arial" w:hAnsi="Arial" w:cs="Arial"/>
          <w:sz w:val="24"/>
          <w:lang w:val="en-US"/>
        </w:rPr>
        <w:t xml:space="preserve"> in the body </w:t>
      </w:r>
      <w:r w:rsidR="008576B7" w:rsidRPr="00185E93">
        <w:rPr>
          <w:rFonts w:ascii="Arial" w:hAnsi="Arial" w:cs="Arial"/>
          <w:sz w:val="24"/>
          <w:lang w:val="en-US"/>
        </w:rPr>
        <w:t xml:space="preserve">and is a major </w:t>
      </w:r>
      <w:r w:rsidR="00333344">
        <w:rPr>
          <w:rFonts w:ascii="Arial" w:hAnsi="Arial" w:cs="Arial"/>
          <w:sz w:val="24"/>
          <w:lang w:val="en-US"/>
        </w:rPr>
        <w:t>risk factor</w:t>
      </w:r>
      <w:r w:rsidR="008576B7" w:rsidRPr="00185E93">
        <w:rPr>
          <w:rFonts w:ascii="Arial" w:hAnsi="Arial" w:cs="Arial"/>
          <w:sz w:val="24"/>
          <w:lang w:val="en-US"/>
        </w:rPr>
        <w:t xml:space="preserve"> </w:t>
      </w:r>
      <w:r w:rsidR="00333344">
        <w:rPr>
          <w:rFonts w:ascii="Arial" w:hAnsi="Arial" w:cs="Arial"/>
          <w:sz w:val="24"/>
          <w:lang w:val="en-US"/>
        </w:rPr>
        <w:t>for</w:t>
      </w:r>
      <w:r w:rsidR="008576B7" w:rsidRPr="00185E93">
        <w:rPr>
          <w:rFonts w:ascii="Arial" w:hAnsi="Arial" w:cs="Arial"/>
          <w:sz w:val="24"/>
          <w:lang w:val="en-US"/>
        </w:rPr>
        <w:t xml:space="preserve"> most health conditions</w:t>
      </w:r>
      <w:r w:rsidR="00D5079E">
        <w:rPr>
          <w:rFonts w:ascii="Arial" w:hAnsi="Arial" w:cs="Arial"/>
          <w:sz w:val="24"/>
          <w:lang w:val="en-US"/>
        </w:rPr>
        <w:t xml:space="preserve"> such as cardio-vascular diseases</w:t>
      </w:r>
      <w:r w:rsidR="004367D3">
        <w:rPr>
          <w:rFonts w:ascii="Arial" w:hAnsi="Arial" w:cs="Arial"/>
          <w:sz w:val="24"/>
          <w:lang w:val="en-US"/>
        </w:rPr>
        <w:t xml:space="preserve"> </w:t>
      </w:r>
      <w:r w:rsidR="00B82239">
        <w:rPr>
          <w:rFonts w:ascii="Arial" w:hAnsi="Arial" w:cs="Arial"/>
          <w:sz w:val="24"/>
          <w:lang w:val="en-US"/>
        </w:rPr>
        <w:fldChar w:fldCharType="begin"/>
      </w:r>
      <w:r w:rsidR="00B82239">
        <w:rPr>
          <w:rFonts w:ascii="Arial" w:hAnsi="Arial" w:cs="Arial"/>
          <w:sz w:val="24"/>
          <w:lang w:val="en-US"/>
        </w:rPr>
        <w:instrText xml:space="preserve"> ADDIN ZOTERO_ITEM CSL_CITATION {"citationID":"ldhIUAPu","properties":{"formattedCitation":"[2]","plainCitation":"[2]","noteIndex":0},"citationItems":[{"id":6300,"uris":["http://zotero.org/users/13629295/items/IIHUB8F8"],"itemData":{"id":6300,"type":"webpage","abstract":"Obesity and overweight fact sheet from WHO providing key facts and information on causes, health consequences, double burden of disease, prevention, WHO response.","language":"en","title":"Obesity and overweight","URL":"https://www.who.int/news-room/fact-sheets/detail/obesity-and-overweight","accessed":{"date-parts":[["2025",2,27]]}}}],"schema":"https://github.com/citation-style-language/schema/raw/master/csl-citation.json"} </w:instrText>
      </w:r>
      <w:r w:rsidR="00B82239">
        <w:rPr>
          <w:rFonts w:ascii="Arial" w:hAnsi="Arial" w:cs="Arial"/>
          <w:sz w:val="24"/>
          <w:lang w:val="en-US"/>
        </w:rPr>
        <w:fldChar w:fldCharType="separate"/>
      </w:r>
      <w:r w:rsidR="00B82239" w:rsidRPr="00B82239">
        <w:rPr>
          <w:rFonts w:ascii="Arial" w:hAnsi="Arial" w:cs="Arial"/>
          <w:sz w:val="24"/>
          <w:lang w:val="en-US"/>
        </w:rPr>
        <w:t>[2]</w:t>
      </w:r>
      <w:r w:rsidR="00B82239">
        <w:rPr>
          <w:rFonts w:ascii="Arial" w:hAnsi="Arial" w:cs="Arial"/>
          <w:sz w:val="24"/>
          <w:lang w:val="en-US"/>
        </w:rPr>
        <w:fldChar w:fldCharType="end"/>
      </w:r>
      <w:r w:rsidR="00A71BE5" w:rsidRPr="00185E93">
        <w:rPr>
          <w:rFonts w:ascii="Arial" w:hAnsi="Arial" w:cs="Arial"/>
          <w:sz w:val="24"/>
          <w:lang w:val="en-US"/>
        </w:rPr>
        <w:t>.</w:t>
      </w:r>
      <w:r w:rsidRPr="00185E93">
        <w:rPr>
          <w:rFonts w:ascii="Arial" w:hAnsi="Arial" w:cs="Arial"/>
          <w:sz w:val="24"/>
          <w:lang w:val="en-US"/>
        </w:rPr>
        <w:t xml:space="preserve"> </w:t>
      </w:r>
      <w:r w:rsidR="00333344">
        <w:rPr>
          <w:rFonts w:ascii="Arial" w:hAnsi="Arial" w:cs="Arial"/>
          <w:sz w:val="24"/>
          <w:lang w:val="en-US"/>
        </w:rPr>
        <w:t>Despite its severe health implications</w:t>
      </w:r>
      <w:r w:rsidR="008576B7" w:rsidRPr="00185E93">
        <w:rPr>
          <w:rFonts w:ascii="Arial" w:hAnsi="Arial" w:cs="Arial"/>
          <w:sz w:val="24"/>
          <w:lang w:val="en-US"/>
        </w:rPr>
        <w:t xml:space="preserve">, </w:t>
      </w:r>
      <w:r w:rsidR="00333344">
        <w:rPr>
          <w:rFonts w:ascii="Arial" w:hAnsi="Arial" w:cs="Arial"/>
          <w:sz w:val="24"/>
          <w:lang w:val="en-US"/>
        </w:rPr>
        <w:t xml:space="preserve">obesity </w:t>
      </w:r>
      <w:r w:rsidR="008576B7" w:rsidRPr="00185E93">
        <w:rPr>
          <w:rFonts w:ascii="Arial" w:hAnsi="Arial" w:cs="Arial"/>
          <w:sz w:val="24"/>
          <w:lang w:val="en-US"/>
        </w:rPr>
        <w:t>is</w:t>
      </w:r>
      <w:r w:rsidR="00333344">
        <w:rPr>
          <w:rFonts w:ascii="Arial" w:hAnsi="Arial" w:cs="Arial"/>
          <w:sz w:val="24"/>
          <w:lang w:val="en-US"/>
        </w:rPr>
        <w:t xml:space="preserve"> both</w:t>
      </w:r>
      <w:r w:rsidR="008576B7" w:rsidRPr="00185E93">
        <w:rPr>
          <w:rFonts w:ascii="Arial" w:hAnsi="Arial" w:cs="Arial"/>
          <w:sz w:val="24"/>
          <w:lang w:val="en-US"/>
        </w:rPr>
        <w:t xml:space="preserve"> preventable and reversible</w:t>
      </w:r>
      <w:r w:rsidR="00333344">
        <w:rPr>
          <w:rFonts w:ascii="Arial" w:hAnsi="Arial" w:cs="Arial"/>
          <w:sz w:val="24"/>
          <w:lang w:val="en-US"/>
        </w:rPr>
        <w:t xml:space="preserve">. </w:t>
      </w:r>
      <w:commentRangeStart w:id="0"/>
      <w:r w:rsidR="00333344">
        <w:rPr>
          <w:rFonts w:ascii="Arial" w:hAnsi="Arial" w:cs="Arial"/>
          <w:sz w:val="24"/>
          <w:lang w:val="en-US"/>
        </w:rPr>
        <w:t>By</w:t>
      </w:r>
      <w:r w:rsidR="008576B7" w:rsidRPr="00185E93">
        <w:rPr>
          <w:rFonts w:ascii="Arial" w:hAnsi="Arial" w:cs="Arial"/>
          <w:sz w:val="24"/>
          <w:lang w:val="en-US"/>
        </w:rPr>
        <w:t xml:space="preserve"> individual</w:t>
      </w:r>
      <w:r w:rsidR="00333344">
        <w:rPr>
          <w:rFonts w:ascii="Arial" w:hAnsi="Arial" w:cs="Arial"/>
          <w:sz w:val="24"/>
          <w:lang w:val="en-US"/>
        </w:rPr>
        <w:t>s co</w:t>
      </w:r>
      <w:r w:rsidR="008576B7" w:rsidRPr="00185E93">
        <w:rPr>
          <w:rFonts w:ascii="Arial" w:hAnsi="Arial" w:cs="Arial"/>
          <w:sz w:val="24"/>
          <w:lang w:val="en-US"/>
        </w:rPr>
        <w:t>mmit</w:t>
      </w:r>
      <w:r w:rsidR="00333344">
        <w:rPr>
          <w:rFonts w:ascii="Arial" w:hAnsi="Arial" w:cs="Arial"/>
          <w:sz w:val="24"/>
          <w:lang w:val="en-US"/>
        </w:rPr>
        <w:t>ting</w:t>
      </w:r>
      <w:r w:rsidR="008576B7" w:rsidRPr="00185E93">
        <w:rPr>
          <w:rFonts w:ascii="Arial" w:hAnsi="Arial" w:cs="Arial"/>
          <w:sz w:val="24"/>
          <w:lang w:val="en-US"/>
        </w:rPr>
        <w:t xml:space="preserve"> </w:t>
      </w:r>
      <w:r w:rsidR="00185E93">
        <w:rPr>
          <w:rFonts w:ascii="Arial" w:hAnsi="Arial" w:cs="Arial"/>
          <w:sz w:val="24"/>
          <w:lang w:val="en-US"/>
        </w:rPr>
        <w:t xml:space="preserve">to </w:t>
      </w:r>
      <w:r w:rsidR="008576B7" w:rsidRPr="00185E93">
        <w:rPr>
          <w:rFonts w:ascii="Arial" w:hAnsi="Arial" w:cs="Arial"/>
          <w:sz w:val="24"/>
          <w:lang w:val="en-US"/>
        </w:rPr>
        <w:t xml:space="preserve">consuming healthy diets </w:t>
      </w:r>
      <w:r w:rsidR="00185E93">
        <w:rPr>
          <w:rFonts w:ascii="Arial" w:hAnsi="Arial" w:cs="Arial"/>
          <w:sz w:val="24"/>
          <w:lang w:val="en-US"/>
        </w:rPr>
        <w:t>as well as</w:t>
      </w:r>
      <w:r w:rsidR="005E68FE">
        <w:rPr>
          <w:rFonts w:ascii="Arial" w:hAnsi="Arial" w:cs="Arial"/>
          <w:sz w:val="24"/>
          <w:lang w:val="en-US"/>
        </w:rPr>
        <w:t xml:space="preserve"> governments ensuring </w:t>
      </w:r>
      <w:r w:rsidR="008576B7" w:rsidRPr="00185E93">
        <w:rPr>
          <w:rFonts w:ascii="Arial" w:hAnsi="Arial" w:cs="Arial"/>
          <w:sz w:val="24"/>
          <w:lang w:val="en-US"/>
        </w:rPr>
        <w:t>good policies</w:t>
      </w:r>
      <w:r w:rsidR="00552EA8" w:rsidRPr="00185E93">
        <w:rPr>
          <w:rFonts w:ascii="Arial" w:hAnsi="Arial" w:cs="Arial"/>
          <w:sz w:val="24"/>
          <w:lang w:val="en-US"/>
        </w:rPr>
        <w:t xml:space="preserve"> </w:t>
      </w:r>
      <w:r w:rsidR="005E68FE">
        <w:rPr>
          <w:rFonts w:ascii="Arial" w:hAnsi="Arial" w:cs="Arial"/>
          <w:sz w:val="24"/>
          <w:lang w:val="en-US"/>
        </w:rPr>
        <w:t xml:space="preserve">are implemented </w:t>
      </w:r>
      <w:r w:rsidR="00333344">
        <w:rPr>
          <w:rFonts w:ascii="Arial" w:hAnsi="Arial" w:cs="Arial"/>
          <w:sz w:val="24"/>
          <w:lang w:val="en-US"/>
        </w:rPr>
        <w:t>t</w:t>
      </w:r>
      <w:r w:rsidR="008576B7" w:rsidRPr="00185E93">
        <w:rPr>
          <w:rFonts w:ascii="Arial" w:hAnsi="Arial" w:cs="Arial"/>
          <w:sz w:val="24"/>
          <w:lang w:val="en-US"/>
        </w:rPr>
        <w:t xml:space="preserve">o make healthier foods </w:t>
      </w:r>
      <w:r w:rsidR="00552EA8" w:rsidRPr="00185E93">
        <w:rPr>
          <w:rFonts w:ascii="Arial" w:hAnsi="Arial" w:cs="Arial"/>
          <w:sz w:val="24"/>
          <w:lang w:val="en-US"/>
        </w:rPr>
        <w:t xml:space="preserve">available, </w:t>
      </w:r>
      <w:r w:rsidR="008576B7" w:rsidRPr="00185E93">
        <w:rPr>
          <w:rFonts w:ascii="Arial" w:hAnsi="Arial" w:cs="Arial"/>
          <w:sz w:val="24"/>
          <w:lang w:val="en-US"/>
        </w:rPr>
        <w:t>accessible and affordable</w:t>
      </w:r>
      <w:r w:rsidR="00774E9F">
        <w:rPr>
          <w:rFonts w:ascii="Arial" w:hAnsi="Arial" w:cs="Arial"/>
          <w:sz w:val="24"/>
          <w:lang w:val="en-US"/>
        </w:rPr>
        <w:t xml:space="preserve">, the burden of obesity </w:t>
      </w:r>
      <w:r w:rsidR="00333344">
        <w:rPr>
          <w:rFonts w:ascii="Arial" w:hAnsi="Arial" w:cs="Arial"/>
          <w:sz w:val="24"/>
          <w:lang w:val="en-US"/>
        </w:rPr>
        <w:t>can be reduced</w:t>
      </w:r>
      <w:r w:rsidR="00B82239">
        <w:rPr>
          <w:rFonts w:ascii="Arial" w:hAnsi="Arial" w:cs="Arial"/>
          <w:sz w:val="24"/>
          <w:lang w:val="en-US"/>
        </w:rPr>
        <w:t xml:space="preserve"> </w:t>
      </w:r>
      <w:commentRangeEnd w:id="0"/>
      <w:r w:rsidR="00C70BC7">
        <w:rPr>
          <w:rStyle w:val="CommentReference"/>
        </w:rPr>
        <w:commentReference w:id="0"/>
      </w:r>
      <w:r w:rsidR="00B82239">
        <w:rPr>
          <w:rFonts w:ascii="Arial" w:hAnsi="Arial" w:cs="Arial"/>
          <w:sz w:val="24"/>
          <w:lang w:val="en-US"/>
        </w:rPr>
        <w:fldChar w:fldCharType="begin"/>
      </w:r>
      <w:r w:rsidR="00B82239">
        <w:rPr>
          <w:rFonts w:ascii="Arial" w:hAnsi="Arial" w:cs="Arial"/>
          <w:sz w:val="24"/>
          <w:lang w:val="en-US"/>
        </w:rPr>
        <w:instrText xml:space="preserve"> ADDIN ZOTERO_ITEM CSL_CITATION {"citationID":"awWImbM4","properties":{"formattedCitation":"[3]","plainCitation":"[3]","noteIndex":0},"citationItems":[{"id":6298,"uris":["http://zotero.org/users/13629295/items/FDRFV3EK"],"itemData":{"id":6298,"type":"post-weblog","container-title":"World Heart Federation","language":"en-GB","title":"Obesity","URL":"https://world-heart-federation.org/what-we-do/obesity/","accessed":{"date-parts":[["2025",2,27]]}}}],"schema":"https://github.com/citation-style-language/schema/raw/master/csl-citation.json"} </w:instrText>
      </w:r>
      <w:r w:rsidR="00B82239">
        <w:rPr>
          <w:rFonts w:ascii="Arial" w:hAnsi="Arial" w:cs="Arial"/>
          <w:sz w:val="24"/>
          <w:lang w:val="en-US"/>
        </w:rPr>
        <w:fldChar w:fldCharType="separate"/>
      </w:r>
      <w:r w:rsidR="00B82239" w:rsidRPr="00B82239">
        <w:rPr>
          <w:rFonts w:ascii="Arial" w:hAnsi="Arial" w:cs="Arial"/>
          <w:sz w:val="24"/>
          <w:lang w:val="en-US"/>
        </w:rPr>
        <w:t>[3]</w:t>
      </w:r>
      <w:r w:rsidR="00B82239">
        <w:rPr>
          <w:rFonts w:ascii="Arial" w:hAnsi="Arial" w:cs="Arial"/>
          <w:sz w:val="24"/>
          <w:lang w:val="en-US"/>
        </w:rPr>
        <w:fldChar w:fldCharType="end"/>
      </w:r>
      <w:r w:rsidR="008576B7" w:rsidRPr="00185E93">
        <w:rPr>
          <w:rFonts w:ascii="Arial" w:hAnsi="Arial" w:cs="Arial"/>
          <w:sz w:val="24"/>
          <w:lang w:val="en-US"/>
        </w:rPr>
        <w:t xml:space="preserve">. </w:t>
      </w:r>
    </w:p>
    <w:p w14:paraId="7E620428" w14:textId="77777777" w:rsidR="002D4ADE" w:rsidRPr="00185E93" w:rsidRDefault="002D4ADE">
      <w:pPr>
        <w:rPr>
          <w:rFonts w:ascii="Arial" w:hAnsi="Arial" w:cs="Arial"/>
          <w:sz w:val="24"/>
          <w:lang w:val="en-US"/>
        </w:rPr>
      </w:pPr>
    </w:p>
    <w:p w14:paraId="11466433" w14:textId="77777777" w:rsidR="00185E93" w:rsidRPr="0019126A" w:rsidRDefault="002D4ADE" w:rsidP="0019126A">
      <w:pPr>
        <w:pStyle w:val="ListParagraph"/>
        <w:numPr>
          <w:ilvl w:val="0"/>
          <w:numId w:val="1"/>
        </w:numPr>
        <w:rPr>
          <w:rFonts w:ascii="Arial" w:hAnsi="Arial" w:cs="Arial"/>
          <w:sz w:val="24"/>
          <w:lang w:val="en-US"/>
        </w:rPr>
      </w:pPr>
      <w:r w:rsidRPr="00E3117F">
        <w:rPr>
          <w:rFonts w:ascii="Arial" w:hAnsi="Arial" w:cs="Arial"/>
          <w:b/>
          <w:sz w:val="24"/>
          <w:lang w:val="en-US"/>
        </w:rPr>
        <w:t>Apart from well-known tropical diseases, such as malaria, lesser-known diseases also require control and treatment</w:t>
      </w:r>
      <w:r w:rsidRPr="00922FD1">
        <w:rPr>
          <w:rFonts w:ascii="Arial" w:hAnsi="Arial" w:cs="Arial"/>
          <w:sz w:val="24"/>
          <w:lang w:val="en-US"/>
        </w:rPr>
        <w:t>.</w:t>
      </w:r>
      <w:r w:rsidR="00185E93" w:rsidRPr="00922FD1">
        <w:rPr>
          <w:rFonts w:ascii="Arial" w:hAnsi="Arial" w:cs="Arial"/>
          <w:sz w:val="24"/>
          <w:lang w:val="en-US"/>
        </w:rPr>
        <w:t xml:space="preserve"> </w:t>
      </w:r>
      <w:commentRangeStart w:id="1"/>
      <w:r w:rsidR="002F368D">
        <w:rPr>
          <w:rFonts w:ascii="Arial" w:hAnsi="Arial" w:cs="Arial"/>
          <w:sz w:val="24"/>
          <w:lang w:val="en-US"/>
        </w:rPr>
        <w:t>Admittedly,</w:t>
      </w:r>
      <w:r w:rsidR="00185E93" w:rsidRPr="00922FD1">
        <w:rPr>
          <w:rFonts w:ascii="Arial" w:hAnsi="Arial" w:cs="Arial"/>
          <w:sz w:val="24"/>
          <w:lang w:val="en-US"/>
        </w:rPr>
        <w:t xml:space="preserve"> malaria is a major cause of morbidity and mortality</w:t>
      </w:r>
      <w:r w:rsidR="00C56052">
        <w:rPr>
          <w:rFonts w:ascii="Arial" w:hAnsi="Arial" w:cs="Arial"/>
          <w:sz w:val="24"/>
          <w:lang w:val="en-US"/>
        </w:rPr>
        <w:t xml:space="preserve"> in high-</w:t>
      </w:r>
      <w:r w:rsidR="002F368D">
        <w:rPr>
          <w:rFonts w:ascii="Arial" w:hAnsi="Arial" w:cs="Arial"/>
          <w:sz w:val="24"/>
          <w:lang w:val="en-US"/>
        </w:rPr>
        <w:t>burden countries</w:t>
      </w:r>
      <w:commentRangeEnd w:id="1"/>
      <w:r w:rsidR="00C70BC7">
        <w:rPr>
          <w:rStyle w:val="CommentReference"/>
        </w:rPr>
        <w:commentReference w:id="1"/>
      </w:r>
      <w:r w:rsidR="00774E9F">
        <w:rPr>
          <w:rFonts w:ascii="Arial" w:hAnsi="Arial" w:cs="Arial"/>
          <w:sz w:val="24"/>
          <w:lang w:val="en-US"/>
        </w:rPr>
        <w:t>. The disease claims</w:t>
      </w:r>
      <w:r w:rsidR="002F368D">
        <w:rPr>
          <w:rFonts w:ascii="Arial" w:hAnsi="Arial" w:cs="Arial"/>
          <w:sz w:val="24"/>
          <w:lang w:val="en-US"/>
        </w:rPr>
        <w:t xml:space="preserve"> hundreds of thousands of lives</w:t>
      </w:r>
      <w:r w:rsidR="0021265C">
        <w:rPr>
          <w:rFonts w:ascii="Arial" w:hAnsi="Arial" w:cs="Arial"/>
          <w:sz w:val="24"/>
          <w:lang w:val="en-US"/>
        </w:rPr>
        <w:t xml:space="preserve"> globally</w:t>
      </w:r>
      <w:r w:rsidR="002F368D">
        <w:rPr>
          <w:rFonts w:ascii="Arial" w:hAnsi="Arial" w:cs="Arial"/>
          <w:sz w:val="24"/>
          <w:lang w:val="en-US"/>
        </w:rPr>
        <w:t xml:space="preserve"> every year</w:t>
      </w:r>
      <w:r w:rsidR="003F6E48">
        <w:rPr>
          <w:rFonts w:ascii="Arial" w:hAnsi="Arial" w:cs="Arial"/>
          <w:sz w:val="24"/>
          <w:lang w:val="en-US"/>
        </w:rPr>
        <w:t xml:space="preserve"> </w:t>
      </w:r>
      <w:r w:rsidR="0019126A">
        <w:rPr>
          <w:rFonts w:ascii="Arial" w:hAnsi="Arial" w:cs="Arial"/>
          <w:sz w:val="24"/>
          <w:lang w:val="en-US"/>
        </w:rPr>
        <w:t>leading loss of productivity and reduced socio-economic development in</w:t>
      </w:r>
      <w:r w:rsidR="0019126A" w:rsidRPr="00922FD1">
        <w:rPr>
          <w:rFonts w:ascii="Arial" w:hAnsi="Arial" w:cs="Arial"/>
          <w:sz w:val="24"/>
          <w:lang w:val="en-US"/>
        </w:rPr>
        <w:t xml:space="preserve"> such countries</w:t>
      </w:r>
      <w:r w:rsidR="00AE31EF" w:rsidRPr="0019126A">
        <w:rPr>
          <w:rFonts w:ascii="Arial" w:hAnsi="Arial" w:cs="Arial"/>
          <w:sz w:val="24"/>
          <w:lang w:val="en-US"/>
        </w:rPr>
        <w:t xml:space="preserve"> </w:t>
      </w:r>
      <w:r w:rsidR="00AE31EF" w:rsidRPr="0019126A">
        <w:rPr>
          <w:rFonts w:ascii="Arial" w:hAnsi="Arial" w:cs="Arial"/>
          <w:sz w:val="24"/>
          <w:lang w:val="en-US"/>
        </w:rPr>
        <w:fldChar w:fldCharType="begin"/>
      </w:r>
      <w:r w:rsidR="00AE31EF" w:rsidRPr="0019126A">
        <w:rPr>
          <w:rFonts w:ascii="Arial" w:hAnsi="Arial" w:cs="Arial"/>
          <w:sz w:val="24"/>
          <w:lang w:val="en-US"/>
        </w:rPr>
        <w:instrText xml:space="preserve"> ADDIN ZOTERO_ITEM CSL_CITATION {"citationID":"MqgMlOG8","properties":{"formattedCitation":"[4]","plainCitation":"[4]","noteIndex":0},"citationItems":[{"id":6301,"uris":["http://zotero.org/users/13629295/items/4FZ2WIYN"],"itemData":{"id":6301,"type":"webpage","abstract":"Neglected tropical diseases (NTDs) are a diverse group of 20 conditions  that are mainly prevalent in tropical areas, where they mostly affect impoverished communities and disproportionately affect women and children. These diseases cause devastating health, social and economic consequences to more than one billion people.\nThe epidemiology of NTDs is complex and often related to environmental conditions. Many of them are vector-borne, have animal reservoirs and are associated with complex life cycles. All these factors make their public-health control challenging.","language":"en","title":"Neglected tropical diseases -- GLOBAL","URL":"https://www.who.int/health-topics/neglected-tropical-diseases","accessed":{"date-parts":[["2025",2,27]]}}}],"schema":"https://github.com/citation-style-language/schema/raw/master/csl-citation.json"} </w:instrText>
      </w:r>
      <w:r w:rsidR="00AE31EF" w:rsidRPr="0019126A">
        <w:rPr>
          <w:rFonts w:ascii="Arial" w:hAnsi="Arial" w:cs="Arial"/>
          <w:sz w:val="24"/>
          <w:lang w:val="en-US"/>
        </w:rPr>
        <w:fldChar w:fldCharType="separate"/>
      </w:r>
      <w:r w:rsidR="00AE31EF" w:rsidRPr="0019126A">
        <w:rPr>
          <w:rFonts w:ascii="Arial" w:hAnsi="Arial" w:cs="Arial"/>
          <w:sz w:val="24"/>
          <w:lang w:val="en-US"/>
        </w:rPr>
        <w:t>[4]</w:t>
      </w:r>
      <w:r w:rsidR="00AE31EF" w:rsidRPr="0019126A">
        <w:rPr>
          <w:rFonts w:ascii="Arial" w:hAnsi="Arial" w:cs="Arial"/>
          <w:sz w:val="24"/>
          <w:lang w:val="en-US"/>
        </w:rPr>
        <w:fldChar w:fldCharType="end"/>
      </w:r>
      <w:r w:rsidR="003F6E48" w:rsidRPr="0019126A">
        <w:rPr>
          <w:rFonts w:ascii="Arial" w:hAnsi="Arial" w:cs="Arial"/>
          <w:sz w:val="24"/>
          <w:lang w:val="en-US"/>
        </w:rPr>
        <w:t xml:space="preserve"> </w:t>
      </w:r>
      <w:r w:rsidR="002F368D" w:rsidRPr="0019126A">
        <w:rPr>
          <w:rFonts w:ascii="Arial" w:hAnsi="Arial" w:cs="Arial"/>
          <w:sz w:val="24"/>
          <w:lang w:val="en-US"/>
        </w:rPr>
        <w:t>.</w:t>
      </w:r>
      <w:r w:rsidR="003F6E48" w:rsidRPr="0019126A">
        <w:rPr>
          <w:rFonts w:ascii="Arial" w:hAnsi="Arial" w:cs="Arial"/>
          <w:sz w:val="24"/>
          <w:lang w:val="en-US"/>
        </w:rPr>
        <w:t xml:space="preserve"> </w:t>
      </w:r>
      <w:r w:rsidR="0021265C" w:rsidRPr="0019126A">
        <w:rPr>
          <w:rFonts w:ascii="Arial" w:hAnsi="Arial" w:cs="Arial"/>
          <w:sz w:val="24"/>
          <w:lang w:val="en-US"/>
        </w:rPr>
        <w:t xml:space="preserve">While </w:t>
      </w:r>
      <w:r w:rsidR="002B7739" w:rsidRPr="0019126A">
        <w:rPr>
          <w:rFonts w:ascii="Arial" w:hAnsi="Arial" w:cs="Arial"/>
          <w:sz w:val="24"/>
          <w:lang w:val="en-US"/>
        </w:rPr>
        <w:t>efforts are being made in implementing control strategies to reduce</w:t>
      </w:r>
      <w:r w:rsidR="0021265C" w:rsidRPr="0019126A">
        <w:rPr>
          <w:rFonts w:ascii="Arial" w:hAnsi="Arial" w:cs="Arial"/>
          <w:sz w:val="24"/>
          <w:lang w:val="en-US"/>
        </w:rPr>
        <w:t xml:space="preserve"> the burden</w:t>
      </w:r>
      <w:r w:rsidR="00C56052" w:rsidRPr="0019126A">
        <w:rPr>
          <w:rFonts w:ascii="Arial" w:hAnsi="Arial" w:cs="Arial"/>
          <w:sz w:val="24"/>
          <w:lang w:val="en-US"/>
        </w:rPr>
        <w:t xml:space="preserve"> and the possible elimination of</w:t>
      </w:r>
      <w:r w:rsidR="0021265C" w:rsidRPr="0019126A">
        <w:rPr>
          <w:rFonts w:ascii="Arial" w:hAnsi="Arial" w:cs="Arial"/>
          <w:sz w:val="24"/>
          <w:lang w:val="en-US"/>
        </w:rPr>
        <w:t xml:space="preserve"> malaria</w:t>
      </w:r>
      <w:r w:rsidR="002F368D" w:rsidRPr="0019126A">
        <w:rPr>
          <w:rFonts w:ascii="Arial" w:hAnsi="Arial" w:cs="Arial"/>
          <w:sz w:val="24"/>
          <w:lang w:val="en-US"/>
        </w:rPr>
        <w:t>,</w:t>
      </w:r>
      <w:r w:rsidR="00185E93" w:rsidRPr="0019126A">
        <w:rPr>
          <w:rFonts w:ascii="Arial" w:hAnsi="Arial" w:cs="Arial"/>
          <w:sz w:val="24"/>
          <w:lang w:val="en-US"/>
        </w:rPr>
        <w:t xml:space="preserve"> other</w:t>
      </w:r>
      <w:r w:rsidR="002F368D" w:rsidRPr="0019126A">
        <w:rPr>
          <w:rFonts w:ascii="Arial" w:hAnsi="Arial" w:cs="Arial"/>
          <w:sz w:val="24"/>
          <w:lang w:val="en-US"/>
        </w:rPr>
        <w:t xml:space="preserve"> lesser-known</w:t>
      </w:r>
      <w:r w:rsidR="00185E93" w:rsidRPr="0019126A">
        <w:rPr>
          <w:rFonts w:ascii="Arial" w:hAnsi="Arial" w:cs="Arial"/>
          <w:sz w:val="24"/>
          <w:lang w:val="en-US"/>
        </w:rPr>
        <w:t xml:space="preserve"> dis</w:t>
      </w:r>
      <w:r w:rsidR="00C56052" w:rsidRPr="0019126A">
        <w:rPr>
          <w:rFonts w:ascii="Arial" w:hAnsi="Arial" w:cs="Arial"/>
          <w:sz w:val="24"/>
          <w:lang w:val="en-US"/>
        </w:rPr>
        <w:t xml:space="preserve">eases </w:t>
      </w:r>
      <w:r w:rsidR="002F368D" w:rsidRPr="0019126A">
        <w:rPr>
          <w:rFonts w:ascii="Arial" w:hAnsi="Arial" w:cs="Arial"/>
          <w:sz w:val="24"/>
          <w:lang w:val="en-US"/>
        </w:rPr>
        <w:t xml:space="preserve">also </w:t>
      </w:r>
      <w:r w:rsidR="0019126A">
        <w:rPr>
          <w:rFonts w:ascii="Arial" w:hAnsi="Arial" w:cs="Arial"/>
          <w:sz w:val="24"/>
          <w:lang w:val="en-US"/>
        </w:rPr>
        <w:t>contribute to the further exacerbation of the afore-mentioned effects</w:t>
      </w:r>
      <w:r w:rsidR="00922FD1" w:rsidRPr="0019126A">
        <w:rPr>
          <w:rFonts w:ascii="Arial" w:hAnsi="Arial" w:cs="Arial"/>
          <w:sz w:val="24"/>
          <w:lang w:val="en-US"/>
        </w:rPr>
        <w:t>. Despite the negative impact of these</w:t>
      </w:r>
      <w:r w:rsidR="00C837E2" w:rsidRPr="0019126A">
        <w:rPr>
          <w:rFonts w:ascii="Arial" w:hAnsi="Arial" w:cs="Arial"/>
          <w:sz w:val="24"/>
          <w:lang w:val="en-US"/>
        </w:rPr>
        <w:t xml:space="preserve"> lesser-known</w:t>
      </w:r>
      <w:r w:rsidR="00922FD1" w:rsidRPr="0019126A">
        <w:rPr>
          <w:rFonts w:ascii="Arial" w:hAnsi="Arial" w:cs="Arial"/>
          <w:sz w:val="24"/>
          <w:lang w:val="en-US"/>
        </w:rPr>
        <w:t xml:space="preserve"> diseases </w:t>
      </w:r>
      <w:commentRangeStart w:id="2"/>
      <w:r w:rsidR="00922FD1" w:rsidRPr="0019126A">
        <w:rPr>
          <w:rFonts w:ascii="Arial" w:hAnsi="Arial" w:cs="Arial"/>
          <w:sz w:val="24"/>
          <w:lang w:val="en-US"/>
        </w:rPr>
        <w:t>on</w:t>
      </w:r>
      <w:commentRangeEnd w:id="2"/>
      <w:r w:rsidR="00C70BC7">
        <w:rPr>
          <w:rStyle w:val="CommentReference"/>
        </w:rPr>
        <w:commentReference w:id="2"/>
      </w:r>
      <w:r w:rsidR="00922FD1" w:rsidRPr="0019126A">
        <w:rPr>
          <w:rFonts w:ascii="Arial" w:hAnsi="Arial" w:cs="Arial"/>
          <w:sz w:val="24"/>
          <w:lang w:val="en-US"/>
        </w:rPr>
        <w:t xml:space="preserve"> human lives, se</w:t>
      </w:r>
      <w:r w:rsidR="002F368D" w:rsidRPr="0019126A">
        <w:rPr>
          <w:rFonts w:ascii="Arial" w:hAnsi="Arial" w:cs="Arial"/>
          <w:sz w:val="24"/>
          <w:lang w:val="en-US"/>
        </w:rPr>
        <w:t>veral reasons contribute to their</w:t>
      </w:r>
      <w:r w:rsidR="00922FD1" w:rsidRPr="0019126A">
        <w:rPr>
          <w:rFonts w:ascii="Arial" w:hAnsi="Arial" w:cs="Arial"/>
          <w:sz w:val="24"/>
          <w:lang w:val="en-US"/>
        </w:rPr>
        <w:t xml:space="preserve"> neglec</w:t>
      </w:r>
      <w:r w:rsidR="00D5079E" w:rsidRPr="0019126A">
        <w:rPr>
          <w:rFonts w:ascii="Arial" w:hAnsi="Arial" w:cs="Arial"/>
          <w:sz w:val="24"/>
          <w:lang w:val="en-US"/>
        </w:rPr>
        <w:t>t</w:t>
      </w:r>
      <w:r w:rsidR="008C5FB0" w:rsidRPr="0019126A">
        <w:rPr>
          <w:rFonts w:ascii="Arial" w:hAnsi="Arial" w:cs="Arial"/>
          <w:sz w:val="24"/>
          <w:lang w:val="en-US"/>
        </w:rPr>
        <w:t xml:space="preserve"> -</w:t>
      </w:r>
      <w:r w:rsidR="0019126A">
        <w:rPr>
          <w:rFonts w:ascii="Arial" w:hAnsi="Arial" w:cs="Arial"/>
          <w:sz w:val="24"/>
          <w:lang w:val="en-US"/>
        </w:rPr>
        <w:t xml:space="preserve"> </w:t>
      </w:r>
      <w:r w:rsidR="00D5079E" w:rsidRPr="0019126A">
        <w:rPr>
          <w:rFonts w:ascii="Arial" w:hAnsi="Arial" w:cs="Arial"/>
          <w:sz w:val="24"/>
          <w:lang w:val="en-US"/>
        </w:rPr>
        <w:t>including lack of advocacy, la</w:t>
      </w:r>
      <w:r w:rsidR="00922FD1" w:rsidRPr="0019126A">
        <w:rPr>
          <w:rFonts w:ascii="Arial" w:hAnsi="Arial" w:cs="Arial"/>
          <w:sz w:val="24"/>
          <w:lang w:val="en-US"/>
        </w:rPr>
        <w:t>ck of funding</w:t>
      </w:r>
      <w:r w:rsidR="002F368D" w:rsidRPr="0019126A">
        <w:rPr>
          <w:rFonts w:ascii="Arial" w:hAnsi="Arial" w:cs="Arial"/>
          <w:sz w:val="24"/>
          <w:lang w:val="en-US"/>
        </w:rPr>
        <w:t xml:space="preserve"> for their control</w:t>
      </w:r>
      <w:r w:rsidR="00922FD1" w:rsidRPr="0019126A">
        <w:rPr>
          <w:rFonts w:ascii="Arial" w:hAnsi="Arial" w:cs="Arial"/>
          <w:sz w:val="24"/>
          <w:lang w:val="en-US"/>
        </w:rPr>
        <w:t>, stigmatization</w:t>
      </w:r>
      <w:r w:rsidR="002F368D" w:rsidRPr="0019126A">
        <w:rPr>
          <w:rFonts w:ascii="Arial" w:hAnsi="Arial" w:cs="Arial"/>
          <w:sz w:val="24"/>
          <w:lang w:val="en-US"/>
        </w:rPr>
        <w:t>, among others</w:t>
      </w:r>
      <w:r w:rsidR="00AE31EF" w:rsidRPr="0019126A">
        <w:rPr>
          <w:rFonts w:ascii="Arial" w:hAnsi="Arial" w:cs="Arial"/>
          <w:sz w:val="24"/>
          <w:lang w:val="en-US"/>
        </w:rPr>
        <w:t xml:space="preserve"> </w:t>
      </w:r>
      <w:r w:rsidR="00AE31EF" w:rsidRPr="0019126A">
        <w:rPr>
          <w:rFonts w:ascii="Arial" w:hAnsi="Arial" w:cs="Arial"/>
          <w:sz w:val="24"/>
          <w:lang w:val="en-US"/>
        </w:rPr>
        <w:fldChar w:fldCharType="begin"/>
      </w:r>
      <w:r w:rsidR="00AE31EF" w:rsidRPr="0019126A">
        <w:rPr>
          <w:rFonts w:ascii="Arial" w:hAnsi="Arial" w:cs="Arial"/>
          <w:sz w:val="24"/>
          <w:lang w:val="en-US"/>
        </w:rPr>
        <w:instrText xml:space="preserve"> ADDIN ZOTERO_ITEM CSL_CITATION {"citationID":"SEOAS6p2","properties":{"formattedCitation":"[5]","plainCitation":"[5]","noteIndex":0},"citationItems":[{"id":6303,"uris":["http://zotero.org/users/13629295/items/UC4EQGZP"],"itemData":{"id":6303,"type":"article-journal","DOI":"doi:10.4414/smw.2012.13727","title":"Neglected tropical diseases: diagnosis, clinical management, treatment and control","author":[{"family":"Utzinger","given":"Jürg"}],"issued":{"date-parts":[["2012",11,2]]}}}],"schema":"https://github.com/citation-style-language/schema/raw/master/csl-citation.json"} </w:instrText>
      </w:r>
      <w:r w:rsidR="00AE31EF" w:rsidRPr="0019126A">
        <w:rPr>
          <w:rFonts w:ascii="Arial" w:hAnsi="Arial" w:cs="Arial"/>
          <w:sz w:val="24"/>
          <w:lang w:val="en-US"/>
        </w:rPr>
        <w:fldChar w:fldCharType="separate"/>
      </w:r>
      <w:r w:rsidR="00AE31EF" w:rsidRPr="0019126A">
        <w:rPr>
          <w:rFonts w:ascii="Arial" w:hAnsi="Arial" w:cs="Arial"/>
          <w:sz w:val="24"/>
          <w:lang w:val="en-US"/>
        </w:rPr>
        <w:t>[5]</w:t>
      </w:r>
      <w:r w:rsidR="00AE31EF" w:rsidRPr="0019126A">
        <w:rPr>
          <w:rFonts w:ascii="Arial" w:hAnsi="Arial" w:cs="Arial"/>
          <w:sz w:val="24"/>
          <w:lang w:val="en-US"/>
        </w:rPr>
        <w:fldChar w:fldCharType="end"/>
      </w:r>
      <w:r w:rsidR="002F368D" w:rsidRPr="0019126A">
        <w:rPr>
          <w:rFonts w:ascii="Arial" w:hAnsi="Arial" w:cs="Arial"/>
          <w:b/>
          <w:sz w:val="24"/>
          <w:lang w:val="en-US"/>
        </w:rPr>
        <w:t>.</w:t>
      </w:r>
    </w:p>
    <w:p w14:paraId="547EC122" w14:textId="77777777" w:rsidR="00185E93" w:rsidRPr="00185E93" w:rsidRDefault="00185E93">
      <w:pPr>
        <w:rPr>
          <w:rFonts w:ascii="Arial" w:hAnsi="Arial" w:cs="Arial"/>
          <w:sz w:val="24"/>
          <w:lang w:val="en-US"/>
        </w:rPr>
      </w:pPr>
    </w:p>
    <w:p w14:paraId="1DC40F91" w14:textId="7B681DFE" w:rsidR="002D4ADE" w:rsidRPr="00597322" w:rsidRDefault="002D4ADE" w:rsidP="00597322">
      <w:pPr>
        <w:pStyle w:val="ListParagraph"/>
        <w:numPr>
          <w:ilvl w:val="0"/>
          <w:numId w:val="1"/>
        </w:numPr>
        <w:rPr>
          <w:rFonts w:ascii="Arial" w:hAnsi="Arial" w:cs="Arial"/>
          <w:sz w:val="24"/>
          <w:lang w:val="en-US"/>
        </w:rPr>
      </w:pPr>
      <w:r w:rsidRPr="00E3117F">
        <w:rPr>
          <w:rFonts w:ascii="Arial" w:hAnsi="Arial" w:cs="Arial"/>
          <w:b/>
          <w:sz w:val="24"/>
          <w:lang w:val="en-US"/>
        </w:rPr>
        <w:t>Climate change is expected to negatively impact health and wellbeing in all countries of the world</w:t>
      </w:r>
      <w:r w:rsidRPr="00185E93">
        <w:rPr>
          <w:rFonts w:ascii="Arial" w:hAnsi="Arial" w:cs="Arial"/>
          <w:sz w:val="24"/>
          <w:lang w:val="en-US"/>
        </w:rPr>
        <w:t>.</w:t>
      </w:r>
      <w:r w:rsidR="00BA6C81">
        <w:rPr>
          <w:rFonts w:ascii="Arial" w:hAnsi="Arial" w:cs="Arial"/>
          <w:sz w:val="24"/>
          <w:lang w:val="en-US"/>
        </w:rPr>
        <w:t xml:space="preserve"> </w:t>
      </w:r>
      <w:commentRangeStart w:id="3"/>
      <w:r w:rsidR="008D02A3">
        <w:rPr>
          <w:rFonts w:ascii="Arial" w:hAnsi="Arial" w:cs="Arial"/>
          <w:sz w:val="24"/>
          <w:lang w:val="en-US"/>
        </w:rPr>
        <w:t>The</w:t>
      </w:r>
      <w:commentRangeEnd w:id="3"/>
      <w:r w:rsidR="00C70BC7">
        <w:rPr>
          <w:rStyle w:val="CommentReference"/>
        </w:rPr>
        <w:commentReference w:id="3"/>
      </w:r>
      <w:r w:rsidR="008D02A3">
        <w:rPr>
          <w:rFonts w:ascii="Arial" w:hAnsi="Arial" w:cs="Arial"/>
          <w:sz w:val="24"/>
          <w:lang w:val="en-US"/>
        </w:rPr>
        <w:t xml:space="preserve"> far-reaching consequence</w:t>
      </w:r>
      <w:r w:rsidR="00597322">
        <w:rPr>
          <w:rFonts w:ascii="Arial" w:hAnsi="Arial" w:cs="Arial"/>
          <w:sz w:val="24"/>
          <w:lang w:val="en-US"/>
        </w:rPr>
        <w:t>s</w:t>
      </w:r>
      <w:r w:rsidR="008D02A3">
        <w:rPr>
          <w:rFonts w:ascii="Arial" w:hAnsi="Arial" w:cs="Arial"/>
          <w:sz w:val="24"/>
          <w:lang w:val="en-US"/>
        </w:rPr>
        <w:t xml:space="preserve"> of climate change cannot be denied </w:t>
      </w:r>
      <w:r w:rsidR="00597322">
        <w:rPr>
          <w:rFonts w:ascii="Arial" w:hAnsi="Arial" w:cs="Arial"/>
          <w:sz w:val="24"/>
          <w:lang w:val="en-US"/>
        </w:rPr>
        <w:t>as they are</w:t>
      </w:r>
      <w:r w:rsidR="008D02A3">
        <w:rPr>
          <w:rFonts w:ascii="Arial" w:hAnsi="Arial" w:cs="Arial"/>
          <w:sz w:val="24"/>
          <w:lang w:val="en-US"/>
        </w:rPr>
        <w:t xml:space="preserve"> felt on multiple fronts such as</w:t>
      </w:r>
      <w:r w:rsidR="00597322">
        <w:rPr>
          <w:rFonts w:ascii="Arial" w:hAnsi="Arial" w:cs="Arial"/>
          <w:sz w:val="24"/>
          <w:lang w:val="en-US"/>
        </w:rPr>
        <w:t xml:space="preserve"> the environment,</w:t>
      </w:r>
      <w:r w:rsidR="008D02A3">
        <w:rPr>
          <w:rFonts w:ascii="Arial" w:hAnsi="Arial" w:cs="Arial"/>
          <w:sz w:val="24"/>
          <w:lang w:val="en-US"/>
        </w:rPr>
        <w:t xml:space="preserve"> agriculture, </w:t>
      </w:r>
      <w:r w:rsidR="00597322">
        <w:rPr>
          <w:rFonts w:ascii="Arial" w:hAnsi="Arial" w:cs="Arial"/>
          <w:sz w:val="24"/>
          <w:lang w:val="en-US"/>
        </w:rPr>
        <w:t xml:space="preserve">economy, </w:t>
      </w:r>
      <w:ins w:id="4" w:author="Riana Paola" w:date="2025-03-03T11:37:00Z" w16du:dateUtc="2025-03-03T10:37:00Z">
        <w:r w:rsidR="00C70BC7">
          <w:rPr>
            <w:rFonts w:ascii="Arial" w:hAnsi="Arial" w:cs="Arial"/>
            <w:sz w:val="24"/>
            <w:lang w:val="en-US"/>
          </w:rPr>
          <w:t xml:space="preserve">and </w:t>
        </w:r>
      </w:ins>
      <w:r w:rsidR="00597322">
        <w:rPr>
          <w:rFonts w:ascii="Arial" w:hAnsi="Arial" w:cs="Arial"/>
          <w:sz w:val="24"/>
          <w:lang w:val="en-US"/>
        </w:rPr>
        <w:t>human health, among others.</w:t>
      </w:r>
      <w:r w:rsidR="00AE31EF" w:rsidRPr="00597322">
        <w:rPr>
          <w:rFonts w:ascii="Arial" w:hAnsi="Arial" w:cs="Arial"/>
          <w:sz w:val="24"/>
          <w:lang w:val="en-US"/>
        </w:rPr>
        <w:fldChar w:fldCharType="begin"/>
      </w:r>
      <w:r w:rsidR="00AE31EF" w:rsidRPr="00597322">
        <w:rPr>
          <w:rFonts w:ascii="Arial" w:hAnsi="Arial" w:cs="Arial"/>
          <w:sz w:val="24"/>
          <w:lang w:val="en-US"/>
        </w:rPr>
        <w:instrText xml:space="preserve"> ADDIN ZOTERO_ITEM CSL_CITATION {"citationID":"s4VE6cyq","properties":{"formattedCitation":"[6]","plainCitation":"[6]","noteIndex":0},"citationItems":[{"id":6305,"uris":["http://zotero.org/users/13629295/items/QRNLR9Y5"],"itemData":{"id":6305,"type":"webpage","abstract":"WHO fact sheet on climate change and health: provides key facts, patterns of infection, measuring health effects and WHO response.","language":"en","title":"Climate change","URL":"https://www.who.int/news-room/fact-sheets/detail/climate-change-and-health","accessed":{"date-parts":[["2025",2,28]]}}}],"schema":"https://github.com/citation-style-language/schema/raw/master/csl-citation.json"} </w:instrText>
      </w:r>
      <w:r w:rsidR="00AE31EF" w:rsidRPr="00597322">
        <w:rPr>
          <w:rFonts w:ascii="Arial" w:hAnsi="Arial" w:cs="Arial"/>
          <w:sz w:val="24"/>
          <w:lang w:val="en-US"/>
        </w:rPr>
        <w:fldChar w:fldCharType="separate"/>
      </w:r>
      <w:r w:rsidR="00AE31EF" w:rsidRPr="00597322">
        <w:rPr>
          <w:rFonts w:ascii="Arial" w:hAnsi="Arial" w:cs="Arial"/>
          <w:sz w:val="24"/>
          <w:lang w:val="en-US"/>
        </w:rPr>
        <w:t>[6]</w:t>
      </w:r>
      <w:r w:rsidR="00AE31EF" w:rsidRPr="00597322">
        <w:rPr>
          <w:rFonts w:ascii="Arial" w:hAnsi="Arial" w:cs="Arial"/>
          <w:sz w:val="24"/>
          <w:lang w:val="en-US"/>
        </w:rPr>
        <w:fldChar w:fldCharType="end"/>
      </w:r>
      <w:r w:rsidR="0048267E" w:rsidRPr="00597322">
        <w:rPr>
          <w:rFonts w:ascii="Arial" w:hAnsi="Arial" w:cs="Arial"/>
          <w:sz w:val="24"/>
          <w:lang w:val="en-US"/>
        </w:rPr>
        <w:t xml:space="preserve">. </w:t>
      </w:r>
      <w:r w:rsidR="00134EE9" w:rsidRPr="00597322">
        <w:rPr>
          <w:rFonts w:ascii="Arial" w:hAnsi="Arial" w:cs="Arial"/>
          <w:sz w:val="24"/>
          <w:lang w:val="en-US"/>
        </w:rPr>
        <w:t xml:space="preserve">A report by the </w:t>
      </w:r>
      <w:r w:rsidR="004367D3" w:rsidRPr="00597322">
        <w:rPr>
          <w:rFonts w:ascii="Arial" w:hAnsi="Arial" w:cs="Arial"/>
          <w:sz w:val="24"/>
          <w:lang w:val="en-US"/>
        </w:rPr>
        <w:t>Intergovernmental</w:t>
      </w:r>
      <w:r w:rsidR="00134EE9" w:rsidRPr="00597322">
        <w:rPr>
          <w:rFonts w:ascii="Arial" w:hAnsi="Arial" w:cs="Arial"/>
          <w:sz w:val="24"/>
          <w:lang w:val="en-US"/>
        </w:rPr>
        <w:t xml:space="preserve"> Panel on Climate Change (IPCC) </w:t>
      </w:r>
      <w:r w:rsidR="00C23B09">
        <w:rPr>
          <w:rFonts w:ascii="Arial" w:hAnsi="Arial" w:cs="Arial"/>
          <w:sz w:val="24"/>
          <w:lang w:val="en-US"/>
        </w:rPr>
        <w:t xml:space="preserve">revealed </w:t>
      </w:r>
      <w:r w:rsidR="00134EE9" w:rsidRPr="00597322">
        <w:rPr>
          <w:rFonts w:ascii="Arial" w:hAnsi="Arial" w:cs="Arial"/>
          <w:sz w:val="24"/>
          <w:lang w:val="en-US"/>
        </w:rPr>
        <w:t xml:space="preserve">that climate risks are spreading speedily and the impact will be severe </w:t>
      </w:r>
      <w:r w:rsidR="00597322">
        <w:rPr>
          <w:rFonts w:ascii="Arial" w:hAnsi="Arial" w:cs="Arial"/>
          <w:sz w:val="24"/>
          <w:lang w:val="en-US"/>
        </w:rPr>
        <w:t xml:space="preserve">than previously </w:t>
      </w:r>
      <w:r w:rsidR="00296455">
        <w:rPr>
          <w:rFonts w:ascii="Arial" w:hAnsi="Arial" w:cs="Arial"/>
          <w:sz w:val="24"/>
          <w:lang w:val="en-US"/>
        </w:rPr>
        <w:t>anticipated</w:t>
      </w:r>
      <w:r w:rsidR="00597322">
        <w:rPr>
          <w:rFonts w:ascii="Arial" w:hAnsi="Arial" w:cs="Arial"/>
          <w:sz w:val="24"/>
          <w:lang w:val="en-US"/>
        </w:rPr>
        <w:t>. This</w:t>
      </w:r>
      <w:r w:rsidR="004367D3" w:rsidRPr="00597322">
        <w:rPr>
          <w:rFonts w:ascii="Arial" w:hAnsi="Arial" w:cs="Arial"/>
          <w:sz w:val="24"/>
          <w:lang w:val="en-US"/>
        </w:rPr>
        <w:t xml:space="preserve"> report</w:t>
      </w:r>
      <w:r w:rsidR="00134EE9" w:rsidRPr="00597322">
        <w:rPr>
          <w:rFonts w:ascii="Arial" w:hAnsi="Arial" w:cs="Arial"/>
          <w:sz w:val="24"/>
          <w:lang w:val="en-US"/>
        </w:rPr>
        <w:t xml:space="preserve"> also stated that developi</w:t>
      </w:r>
      <w:r w:rsidR="00E3117F" w:rsidRPr="00597322">
        <w:rPr>
          <w:rFonts w:ascii="Arial" w:hAnsi="Arial" w:cs="Arial"/>
          <w:sz w:val="24"/>
          <w:lang w:val="en-US"/>
        </w:rPr>
        <w:t xml:space="preserve">ng countries </w:t>
      </w:r>
      <w:del w:id="5" w:author="Riana Paola" w:date="2025-03-03T11:38:00Z" w16du:dateUtc="2025-03-03T10:38:00Z">
        <w:r w:rsidR="004367D3" w:rsidRPr="00597322" w:rsidDel="00C70BC7">
          <w:rPr>
            <w:rFonts w:ascii="Arial" w:hAnsi="Arial" w:cs="Arial"/>
            <w:sz w:val="24"/>
            <w:lang w:val="en-US"/>
          </w:rPr>
          <w:delText>would</w:delText>
        </w:r>
        <w:r w:rsidR="00E3117F" w:rsidRPr="00597322" w:rsidDel="00C70BC7">
          <w:rPr>
            <w:rFonts w:ascii="Arial" w:hAnsi="Arial" w:cs="Arial"/>
            <w:sz w:val="24"/>
            <w:lang w:val="en-US"/>
          </w:rPr>
          <w:delText xml:space="preserve"> receive </w:delText>
        </w:r>
        <w:r w:rsidR="00134EE9" w:rsidRPr="00597322" w:rsidDel="00C70BC7">
          <w:rPr>
            <w:rFonts w:ascii="Arial" w:hAnsi="Arial" w:cs="Arial"/>
            <w:sz w:val="24"/>
            <w:lang w:val="en-US"/>
          </w:rPr>
          <w:delText>the</w:delText>
        </w:r>
      </w:del>
      <w:ins w:id="6" w:author="Riana Paola" w:date="2025-03-03T11:38:00Z" w16du:dateUtc="2025-03-03T10:38:00Z">
        <w:r w:rsidR="00C70BC7">
          <w:rPr>
            <w:rFonts w:ascii="Arial" w:hAnsi="Arial" w:cs="Arial"/>
            <w:sz w:val="24"/>
            <w:lang w:val="en-US"/>
          </w:rPr>
          <w:t>will be</w:t>
        </w:r>
      </w:ins>
      <w:r w:rsidR="00134EE9" w:rsidRPr="00597322">
        <w:rPr>
          <w:rFonts w:ascii="Arial" w:hAnsi="Arial" w:cs="Arial"/>
          <w:sz w:val="24"/>
          <w:lang w:val="en-US"/>
        </w:rPr>
        <w:t xml:space="preserve"> hardest</w:t>
      </w:r>
      <w:r w:rsidR="00E3117F" w:rsidRPr="00597322">
        <w:rPr>
          <w:rFonts w:ascii="Arial" w:hAnsi="Arial" w:cs="Arial"/>
          <w:sz w:val="24"/>
          <w:lang w:val="en-US"/>
        </w:rPr>
        <w:t xml:space="preserve"> hit</w:t>
      </w:r>
      <w:r w:rsidR="00AE31EF" w:rsidRPr="00597322">
        <w:rPr>
          <w:rFonts w:ascii="Arial" w:hAnsi="Arial" w:cs="Arial"/>
          <w:sz w:val="24"/>
          <w:lang w:val="en-US"/>
        </w:rPr>
        <w:t xml:space="preserve"> </w:t>
      </w:r>
      <w:r w:rsidR="00AE31EF" w:rsidRPr="00597322">
        <w:rPr>
          <w:rFonts w:ascii="Arial" w:hAnsi="Arial" w:cs="Arial"/>
          <w:sz w:val="24"/>
          <w:lang w:val="en-US"/>
        </w:rPr>
        <w:fldChar w:fldCharType="begin"/>
      </w:r>
      <w:r w:rsidR="00AE31EF" w:rsidRPr="00597322">
        <w:rPr>
          <w:rFonts w:ascii="Arial" w:hAnsi="Arial" w:cs="Arial"/>
          <w:sz w:val="24"/>
          <w:lang w:val="en-US"/>
        </w:rPr>
        <w:instrText xml:space="preserve"> ADDIN ZOTERO_ITEM CSL_CITATION {"citationID":"yTM7mbdu","properties":{"formattedCitation":"[7]","plainCitation":"[7]","noteIndex":0},"citationItems":[{"id":6304,"uris":["http://zotero.org/users/13629295/items/YBA5QQ4B"],"itemData":{"id":6304,"type":"post-weblog","title":"Climate change: a threat to human wellbeing and health of the planet. Taking action now can secure our future — IPCC","title-short":"Climate change","URL":"https://www.ipcc.ch/2022/02/28/pr-wgii-ar6/","accessed":{"date-parts":[["2025",2,28]]}}}],"schema":"https://github.com/citation-style-language/schema/raw/master/csl-citation.json"} </w:instrText>
      </w:r>
      <w:r w:rsidR="00AE31EF" w:rsidRPr="00597322">
        <w:rPr>
          <w:rFonts w:ascii="Arial" w:hAnsi="Arial" w:cs="Arial"/>
          <w:sz w:val="24"/>
          <w:lang w:val="en-US"/>
        </w:rPr>
        <w:fldChar w:fldCharType="separate"/>
      </w:r>
      <w:r w:rsidR="00AE31EF" w:rsidRPr="00597322">
        <w:rPr>
          <w:rFonts w:ascii="Arial" w:hAnsi="Arial" w:cs="Arial"/>
          <w:sz w:val="24"/>
          <w:lang w:val="en-US"/>
        </w:rPr>
        <w:t>[7]</w:t>
      </w:r>
      <w:r w:rsidR="00AE31EF" w:rsidRPr="00597322">
        <w:rPr>
          <w:rFonts w:ascii="Arial" w:hAnsi="Arial" w:cs="Arial"/>
          <w:sz w:val="24"/>
          <w:lang w:val="en-US"/>
        </w:rPr>
        <w:fldChar w:fldCharType="end"/>
      </w:r>
      <w:r w:rsidR="00E3117F" w:rsidRPr="00597322">
        <w:rPr>
          <w:rFonts w:ascii="Arial" w:hAnsi="Arial" w:cs="Arial"/>
          <w:sz w:val="24"/>
          <w:lang w:val="en-US"/>
        </w:rPr>
        <w:t>.</w:t>
      </w:r>
    </w:p>
    <w:p w14:paraId="0595FBD4" w14:textId="77777777" w:rsidR="004367D3" w:rsidRPr="004367D3" w:rsidRDefault="004367D3" w:rsidP="004367D3">
      <w:pPr>
        <w:pStyle w:val="ListParagraph"/>
        <w:rPr>
          <w:rFonts w:ascii="Arial" w:hAnsi="Arial" w:cs="Arial"/>
          <w:sz w:val="24"/>
          <w:lang w:val="en-US"/>
        </w:rPr>
      </w:pPr>
    </w:p>
    <w:p w14:paraId="65EAB8CC" w14:textId="77777777" w:rsidR="004367D3" w:rsidRDefault="004367D3" w:rsidP="004367D3">
      <w:pPr>
        <w:rPr>
          <w:rFonts w:ascii="Arial" w:hAnsi="Arial" w:cs="Arial"/>
          <w:sz w:val="24"/>
          <w:lang w:val="en-US"/>
        </w:rPr>
      </w:pPr>
    </w:p>
    <w:p w14:paraId="78C06091" w14:textId="77777777" w:rsidR="004367D3" w:rsidRPr="00B82239" w:rsidRDefault="004367D3" w:rsidP="004367D3">
      <w:pPr>
        <w:rPr>
          <w:rFonts w:ascii="Arial" w:hAnsi="Arial" w:cs="Arial"/>
          <w:b/>
          <w:sz w:val="24"/>
          <w:lang w:val="en-US"/>
        </w:rPr>
      </w:pPr>
      <w:r w:rsidRPr="00B82239">
        <w:rPr>
          <w:rFonts w:ascii="Arial" w:hAnsi="Arial" w:cs="Arial"/>
          <w:b/>
          <w:sz w:val="24"/>
          <w:lang w:val="en-US"/>
        </w:rPr>
        <w:t>REFERENCES</w:t>
      </w:r>
    </w:p>
    <w:p w14:paraId="0745A18D" w14:textId="77777777" w:rsidR="00AE31EF" w:rsidRPr="00AE31EF" w:rsidRDefault="004367D3" w:rsidP="00AE31EF">
      <w:pPr>
        <w:pStyle w:val="Bibliography"/>
        <w:rPr>
          <w:rFonts w:ascii="Arial" w:hAnsi="Arial" w:cs="Arial"/>
          <w:sz w:val="24"/>
          <w:lang w:val="en-US"/>
        </w:rPr>
      </w:pPr>
      <w:r>
        <w:rPr>
          <w:lang w:val="en-US"/>
        </w:rPr>
        <w:fldChar w:fldCharType="begin"/>
      </w:r>
      <w:r w:rsidR="00AE31EF">
        <w:rPr>
          <w:lang w:val="en-US"/>
        </w:rPr>
        <w:instrText xml:space="preserve"> ADDIN ZOTERO_BIBL {"uncited":[],"omitted":[],"custom":[]} CSL_BIBLIOGRAPHY </w:instrText>
      </w:r>
      <w:r>
        <w:rPr>
          <w:lang w:val="en-US"/>
        </w:rPr>
        <w:fldChar w:fldCharType="separate"/>
      </w:r>
      <w:r w:rsidR="00AE31EF" w:rsidRPr="00AE31EF">
        <w:rPr>
          <w:rFonts w:ascii="Arial" w:hAnsi="Arial" w:cs="Arial"/>
          <w:sz w:val="24"/>
          <w:lang w:val="en-US"/>
        </w:rPr>
        <w:t>[1]</w:t>
      </w:r>
      <w:r w:rsidR="00AE31EF" w:rsidRPr="00AE31EF">
        <w:rPr>
          <w:rFonts w:ascii="Arial" w:hAnsi="Arial" w:cs="Arial"/>
          <w:sz w:val="24"/>
          <w:lang w:val="en-US"/>
        </w:rPr>
        <w:tab/>
        <w:t xml:space="preserve">C. Boutari and C. S. Mantzoros, “A 2022 update on the epidemiology of obesity and a call to action: as its twin COVID-19 pandemic appears to be receding, the obesity and dysmetabolism pandemic continues to rage on,” </w:t>
      </w:r>
      <w:r w:rsidR="00AE31EF" w:rsidRPr="00AE31EF">
        <w:rPr>
          <w:rFonts w:ascii="Arial" w:hAnsi="Arial" w:cs="Arial"/>
          <w:i/>
          <w:iCs/>
          <w:sz w:val="24"/>
          <w:lang w:val="en-US"/>
        </w:rPr>
        <w:t>Metabolism</w:t>
      </w:r>
      <w:r w:rsidR="00AE31EF" w:rsidRPr="00AE31EF">
        <w:rPr>
          <w:rFonts w:ascii="Arial" w:hAnsi="Arial" w:cs="Arial"/>
          <w:sz w:val="24"/>
          <w:lang w:val="en-US"/>
        </w:rPr>
        <w:t>, vol. 133, p. 155217, Aug. 2022, doi: 10.1016/j.metabol.2022.155217.</w:t>
      </w:r>
    </w:p>
    <w:p w14:paraId="15534FE7" w14:textId="77777777" w:rsidR="00AE31EF" w:rsidRPr="00AE31EF" w:rsidRDefault="00AE31EF" w:rsidP="00AE31EF">
      <w:pPr>
        <w:pStyle w:val="Bibliography"/>
        <w:rPr>
          <w:rFonts w:ascii="Arial" w:hAnsi="Arial" w:cs="Arial"/>
          <w:sz w:val="24"/>
          <w:lang w:val="fr-FR"/>
        </w:rPr>
      </w:pPr>
      <w:r w:rsidRPr="00AE31EF">
        <w:rPr>
          <w:rFonts w:ascii="Arial" w:hAnsi="Arial" w:cs="Arial"/>
          <w:sz w:val="24"/>
          <w:lang w:val="en-US"/>
        </w:rPr>
        <w:t>[2]</w:t>
      </w:r>
      <w:r w:rsidRPr="00AE31EF">
        <w:rPr>
          <w:rFonts w:ascii="Arial" w:hAnsi="Arial" w:cs="Arial"/>
          <w:sz w:val="24"/>
          <w:lang w:val="en-US"/>
        </w:rPr>
        <w:tab/>
        <w:t xml:space="preserve">“Obesity and overweight.” Accessed: Feb. 27, 2025. </w:t>
      </w:r>
      <w:r w:rsidRPr="00AE31EF">
        <w:rPr>
          <w:rFonts w:ascii="Arial" w:hAnsi="Arial" w:cs="Arial"/>
          <w:sz w:val="24"/>
          <w:lang w:val="fr-FR"/>
        </w:rPr>
        <w:t>[Online]. Available: https://www.who.int/news-room/fact-sheets/detail/obesity-and-overweight</w:t>
      </w:r>
    </w:p>
    <w:p w14:paraId="382D14CE" w14:textId="77777777" w:rsidR="00AE31EF" w:rsidRPr="00AE31EF" w:rsidRDefault="00AE31EF" w:rsidP="00AE31EF">
      <w:pPr>
        <w:pStyle w:val="Bibliography"/>
        <w:rPr>
          <w:rFonts w:ascii="Arial" w:hAnsi="Arial" w:cs="Arial"/>
          <w:sz w:val="24"/>
          <w:lang w:val="fr-FR"/>
        </w:rPr>
      </w:pPr>
      <w:r w:rsidRPr="00AE31EF">
        <w:rPr>
          <w:rFonts w:ascii="Arial" w:hAnsi="Arial" w:cs="Arial"/>
          <w:sz w:val="24"/>
          <w:lang w:val="en-US"/>
        </w:rPr>
        <w:lastRenderedPageBreak/>
        <w:t>[3]</w:t>
      </w:r>
      <w:r w:rsidRPr="00AE31EF">
        <w:rPr>
          <w:rFonts w:ascii="Arial" w:hAnsi="Arial" w:cs="Arial"/>
          <w:sz w:val="24"/>
          <w:lang w:val="en-US"/>
        </w:rPr>
        <w:tab/>
        <w:t xml:space="preserve">“Obesity,” World Heart Federation. Accessed: Feb. 27, 2025. </w:t>
      </w:r>
      <w:r w:rsidRPr="00AE31EF">
        <w:rPr>
          <w:rFonts w:ascii="Arial" w:hAnsi="Arial" w:cs="Arial"/>
          <w:sz w:val="24"/>
          <w:lang w:val="fr-FR"/>
        </w:rPr>
        <w:t>[Online]. Available: https://world-heart-federation.org/what-we-do/obesity/</w:t>
      </w:r>
    </w:p>
    <w:p w14:paraId="3483EC0B" w14:textId="77777777" w:rsidR="00AE31EF" w:rsidRPr="00AE31EF" w:rsidRDefault="00AE31EF" w:rsidP="00AE31EF">
      <w:pPr>
        <w:pStyle w:val="Bibliography"/>
        <w:rPr>
          <w:rFonts w:ascii="Arial" w:hAnsi="Arial" w:cs="Arial"/>
          <w:sz w:val="24"/>
          <w:lang w:val="fr-FR"/>
        </w:rPr>
      </w:pPr>
      <w:r w:rsidRPr="00AE31EF">
        <w:rPr>
          <w:rFonts w:ascii="Arial" w:hAnsi="Arial" w:cs="Arial"/>
          <w:sz w:val="24"/>
          <w:lang w:val="en-US"/>
        </w:rPr>
        <w:t>[4]</w:t>
      </w:r>
      <w:r w:rsidRPr="00AE31EF">
        <w:rPr>
          <w:rFonts w:ascii="Arial" w:hAnsi="Arial" w:cs="Arial"/>
          <w:sz w:val="24"/>
          <w:lang w:val="en-US"/>
        </w:rPr>
        <w:tab/>
        <w:t xml:space="preserve">“Neglected tropical diseases -- GLOBAL.” Accessed: Feb. 27, 2025. </w:t>
      </w:r>
      <w:r w:rsidRPr="00AE31EF">
        <w:rPr>
          <w:rFonts w:ascii="Arial" w:hAnsi="Arial" w:cs="Arial"/>
          <w:sz w:val="24"/>
          <w:lang w:val="fr-FR"/>
        </w:rPr>
        <w:t>[Online]. Available: https://www.who.int/health-topics/neglected-tropical-diseases</w:t>
      </w:r>
    </w:p>
    <w:p w14:paraId="4403273B" w14:textId="77777777" w:rsidR="00AE31EF" w:rsidRPr="00AE31EF" w:rsidRDefault="00AE31EF" w:rsidP="00AE31EF">
      <w:pPr>
        <w:pStyle w:val="Bibliography"/>
        <w:rPr>
          <w:rFonts w:ascii="Arial" w:hAnsi="Arial" w:cs="Arial"/>
          <w:sz w:val="24"/>
          <w:lang w:val="en-US"/>
        </w:rPr>
      </w:pPr>
      <w:r w:rsidRPr="00AE31EF">
        <w:rPr>
          <w:rFonts w:ascii="Arial" w:hAnsi="Arial" w:cs="Arial"/>
          <w:sz w:val="24"/>
          <w:lang w:val="en-US"/>
        </w:rPr>
        <w:t>[5]</w:t>
      </w:r>
      <w:r w:rsidRPr="00AE31EF">
        <w:rPr>
          <w:rFonts w:ascii="Arial" w:hAnsi="Arial" w:cs="Arial"/>
          <w:sz w:val="24"/>
          <w:lang w:val="en-US"/>
        </w:rPr>
        <w:tab/>
        <w:t>J. Utzinger, “Neglected tropical diseases: diagnosis, clinical management, treatment and control,” Nov. 2012, doi: doi:10.4414/smw.2012.13727.</w:t>
      </w:r>
    </w:p>
    <w:p w14:paraId="4804D5FA" w14:textId="77777777" w:rsidR="00AE31EF" w:rsidRPr="00AE31EF" w:rsidRDefault="00AE31EF" w:rsidP="00AE31EF">
      <w:pPr>
        <w:pStyle w:val="Bibliography"/>
        <w:rPr>
          <w:rFonts w:ascii="Arial" w:hAnsi="Arial" w:cs="Arial"/>
          <w:sz w:val="24"/>
          <w:lang w:val="fr-FR"/>
        </w:rPr>
      </w:pPr>
      <w:r w:rsidRPr="00AE31EF">
        <w:rPr>
          <w:rFonts w:ascii="Arial" w:hAnsi="Arial" w:cs="Arial"/>
          <w:sz w:val="24"/>
          <w:lang w:val="en-US"/>
        </w:rPr>
        <w:t>[6]</w:t>
      </w:r>
      <w:r w:rsidRPr="00AE31EF">
        <w:rPr>
          <w:rFonts w:ascii="Arial" w:hAnsi="Arial" w:cs="Arial"/>
          <w:sz w:val="24"/>
          <w:lang w:val="en-US"/>
        </w:rPr>
        <w:tab/>
        <w:t xml:space="preserve">“Climate change.” Accessed: Feb. 28, 2025. [Online]. </w:t>
      </w:r>
      <w:r w:rsidRPr="00AE31EF">
        <w:rPr>
          <w:rFonts w:ascii="Arial" w:hAnsi="Arial" w:cs="Arial"/>
          <w:sz w:val="24"/>
          <w:lang w:val="fr-FR"/>
        </w:rPr>
        <w:t>Available: https://www.who.int/news-room/fact-sheets/detail/climate-change-and-health</w:t>
      </w:r>
    </w:p>
    <w:p w14:paraId="7C91C5F6" w14:textId="77777777" w:rsidR="00AE31EF" w:rsidRPr="00C70BC7" w:rsidRDefault="00AE31EF" w:rsidP="00AE31EF">
      <w:pPr>
        <w:pStyle w:val="Bibliography"/>
        <w:rPr>
          <w:rFonts w:ascii="Arial" w:hAnsi="Arial" w:cs="Arial"/>
          <w:sz w:val="24"/>
          <w:lang w:val="en-GB"/>
          <w:rPrChange w:id="7" w:author="Riana Paola" w:date="2025-03-03T11:32:00Z" w16du:dateUtc="2025-03-03T10:32:00Z">
            <w:rPr>
              <w:rFonts w:ascii="Arial" w:hAnsi="Arial" w:cs="Arial"/>
              <w:sz w:val="24"/>
            </w:rPr>
          </w:rPrChange>
        </w:rPr>
      </w:pPr>
      <w:r w:rsidRPr="00AE31EF">
        <w:rPr>
          <w:rFonts w:ascii="Arial" w:hAnsi="Arial" w:cs="Arial"/>
          <w:sz w:val="24"/>
          <w:lang w:val="en-US"/>
        </w:rPr>
        <w:t>[7]</w:t>
      </w:r>
      <w:r w:rsidRPr="00AE31EF">
        <w:rPr>
          <w:rFonts w:ascii="Arial" w:hAnsi="Arial" w:cs="Arial"/>
          <w:sz w:val="24"/>
          <w:lang w:val="en-US"/>
        </w:rPr>
        <w:tab/>
        <w:t xml:space="preserve">“Climate change: a threat to human wellbeing and health of the planet. Taking action now can secure our future — IPCC.” Accessed: Feb. 28, 2025. </w:t>
      </w:r>
      <w:r w:rsidRPr="00C70BC7">
        <w:rPr>
          <w:rFonts w:ascii="Arial" w:hAnsi="Arial" w:cs="Arial"/>
          <w:sz w:val="24"/>
          <w:lang w:val="en-GB"/>
          <w:rPrChange w:id="8" w:author="Riana Paola" w:date="2025-03-03T11:32:00Z" w16du:dateUtc="2025-03-03T10:32:00Z">
            <w:rPr>
              <w:rFonts w:ascii="Arial" w:hAnsi="Arial" w:cs="Arial"/>
              <w:sz w:val="24"/>
            </w:rPr>
          </w:rPrChange>
        </w:rPr>
        <w:t>[Online]. Available: https://www.ipcc.ch/2022/02/28/pr-wgii-ar6/</w:t>
      </w:r>
    </w:p>
    <w:p w14:paraId="7F646F04" w14:textId="77777777" w:rsidR="004367D3" w:rsidRDefault="004367D3" w:rsidP="004367D3">
      <w:pPr>
        <w:rPr>
          <w:rFonts w:ascii="Arial" w:hAnsi="Arial" w:cs="Arial"/>
          <w:sz w:val="24"/>
          <w:lang w:val="en-US"/>
        </w:rPr>
      </w:pPr>
      <w:r>
        <w:rPr>
          <w:rFonts w:ascii="Arial" w:hAnsi="Arial" w:cs="Arial"/>
          <w:sz w:val="24"/>
          <w:lang w:val="en-US"/>
        </w:rPr>
        <w:fldChar w:fldCharType="end"/>
      </w:r>
    </w:p>
    <w:p w14:paraId="4B03E802" w14:textId="77777777" w:rsidR="001F6E87" w:rsidRDefault="001F6E87" w:rsidP="004367D3">
      <w:pPr>
        <w:rPr>
          <w:rFonts w:ascii="Arial" w:hAnsi="Arial" w:cs="Arial"/>
          <w:sz w:val="24"/>
          <w:lang w:val="en-US"/>
        </w:rPr>
      </w:pPr>
    </w:p>
    <w:p w14:paraId="6FE882CB" w14:textId="77777777" w:rsidR="001F6E87" w:rsidRPr="0072728F" w:rsidRDefault="001F6E87" w:rsidP="004367D3">
      <w:pPr>
        <w:rPr>
          <w:rFonts w:ascii="Arial" w:hAnsi="Arial" w:cs="Arial"/>
          <w:b/>
          <w:sz w:val="24"/>
          <w:lang w:val="en-US"/>
        </w:rPr>
      </w:pPr>
      <w:r w:rsidRPr="005F5FDD">
        <w:rPr>
          <w:rFonts w:ascii="Arial" w:hAnsi="Arial" w:cs="Arial"/>
          <w:b/>
          <w:sz w:val="24"/>
          <w:lang w:val="en-US"/>
        </w:rPr>
        <w:t xml:space="preserve">B. </w:t>
      </w:r>
      <w:r w:rsidR="0072728F" w:rsidRPr="0072728F">
        <w:rPr>
          <w:rFonts w:ascii="Arial" w:hAnsi="Arial" w:cs="Arial"/>
          <w:b/>
          <w:sz w:val="24"/>
          <w:lang w:val="en-US"/>
        </w:rPr>
        <w:t>Points to focus on when reviewing a peer’s writing</w:t>
      </w:r>
      <w:r w:rsidR="0072728F">
        <w:rPr>
          <w:rFonts w:ascii="Arial" w:hAnsi="Arial" w:cs="Arial"/>
          <w:b/>
          <w:sz w:val="24"/>
          <w:lang w:val="en-US"/>
        </w:rPr>
        <w:t>:</w:t>
      </w:r>
    </w:p>
    <w:p w14:paraId="45EE9F6E" w14:textId="77777777" w:rsidR="001F6E87" w:rsidRDefault="001F6E87" w:rsidP="004367D3">
      <w:pPr>
        <w:rPr>
          <w:rFonts w:ascii="Arial" w:hAnsi="Arial" w:cs="Arial"/>
          <w:sz w:val="24"/>
          <w:lang w:val="en-US"/>
        </w:rPr>
      </w:pPr>
      <w:r>
        <w:rPr>
          <w:rFonts w:ascii="Arial" w:hAnsi="Arial" w:cs="Arial"/>
          <w:sz w:val="24"/>
          <w:lang w:val="en-US"/>
        </w:rPr>
        <w:t>1. Clarity of sentences and ideas</w:t>
      </w:r>
    </w:p>
    <w:p w14:paraId="6E671833" w14:textId="77777777" w:rsidR="001F6E87" w:rsidRDefault="001F6E87" w:rsidP="004367D3">
      <w:pPr>
        <w:rPr>
          <w:rFonts w:ascii="Arial" w:hAnsi="Arial" w:cs="Arial"/>
          <w:sz w:val="24"/>
          <w:lang w:val="en-US"/>
        </w:rPr>
      </w:pPr>
      <w:r>
        <w:rPr>
          <w:rFonts w:ascii="Arial" w:hAnsi="Arial" w:cs="Arial"/>
          <w:sz w:val="24"/>
          <w:lang w:val="en-US"/>
        </w:rPr>
        <w:t>2. Paragraph structure</w:t>
      </w:r>
    </w:p>
    <w:p w14:paraId="0418432F" w14:textId="77777777" w:rsidR="001F6E87" w:rsidRDefault="001F6E87" w:rsidP="004367D3">
      <w:pPr>
        <w:rPr>
          <w:rFonts w:ascii="Arial" w:hAnsi="Arial" w:cs="Arial"/>
          <w:sz w:val="24"/>
          <w:lang w:val="en-US"/>
        </w:rPr>
      </w:pPr>
      <w:r>
        <w:rPr>
          <w:rFonts w:ascii="Arial" w:hAnsi="Arial" w:cs="Arial"/>
          <w:sz w:val="24"/>
          <w:lang w:val="en-US"/>
        </w:rPr>
        <w:t>3. Logical flow of ideas or information from paragraph to paragraph</w:t>
      </w:r>
    </w:p>
    <w:p w14:paraId="31D60FDB" w14:textId="77777777" w:rsidR="001F6E87" w:rsidRDefault="0072728F" w:rsidP="004367D3">
      <w:pPr>
        <w:rPr>
          <w:rFonts w:ascii="Arial" w:hAnsi="Arial" w:cs="Arial"/>
          <w:sz w:val="24"/>
          <w:lang w:val="en-US"/>
        </w:rPr>
      </w:pPr>
      <w:r>
        <w:rPr>
          <w:rFonts w:ascii="Arial" w:hAnsi="Arial" w:cs="Arial"/>
          <w:sz w:val="24"/>
          <w:lang w:val="en-US"/>
        </w:rPr>
        <w:t>4. A</w:t>
      </w:r>
      <w:r w:rsidR="001F6E87">
        <w:rPr>
          <w:rFonts w:ascii="Arial" w:hAnsi="Arial" w:cs="Arial"/>
          <w:sz w:val="24"/>
          <w:lang w:val="en-US"/>
        </w:rPr>
        <w:t xml:space="preserve">bility to communicate effectively (to make me understand even if I </w:t>
      </w:r>
      <w:r w:rsidR="005F5FDD">
        <w:rPr>
          <w:rFonts w:ascii="Arial" w:hAnsi="Arial" w:cs="Arial"/>
          <w:sz w:val="24"/>
          <w:lang w:val="en-US"/>
        </w:rPr>
        <w:t>don’t know much about the project</w:t>
      </w:r>
      <w:r w:rsidR="001F6E87">
        <w:rPr>
          <w:rFonts w:ascii="Arial" w:hAnsi="Arial" w:cs="Arial"/>
          <w:sz w:val="24"/>
          <w:lang w:val="en-US"/>
        </w:rPr>
        <w:t>)</w:t>
      </w:r>
    </w:p>
    <w:p w14:paraId="7C2B1DB8" w14:textId="77777777" w:rsidR="005F5FDD" w:rsidRDefault="005F5FDD" w:rsidP="004367D3">
      <w:pPr>
        <w:rPr>
          <w:ins w:id="9" w:author="Riana Paola" w:date="2025-03-03T11:38:00Z" w16du:dateUtc="2025-03-03T10:38:00Z"/>
          <w:rFonts w:ascii="Arial" w:hAnsi="Arial" w:cs="Arial"/>
          <w:sz w:val="24"/>
          <w:lang w:val="en-US"/>
        </w:rPr>
      </w:pPr>
      <w:r>
        <w:rPr>
          <w:rFonts w:ascii="Arial" w:hAnsi="Arial" w:cs="Arial"/>
          <w:sz w:val="24"/>
          <w:lang w:val="en-US"/>
        </w:rPr>
        <w:t>5. Coherence</w:t>
      </w:r>
    </w:p>
    <w:p w14:paraId="4176A028" w14:textId="77777777" w:rsidR="00306BCD" w:rsidRDefault="00306BCD" w:rsidP="004367D3">
      <w:pPr>
        <w:rPr>
          <w:ins w:id="10" w:author="Riana Paola" w:date="2025-03-03T11:38:00Z" w16du:dateUtc="2025-03-03T10:38:00Z"/>
          <w:rFonts w:ascii="Arial" w:hAnsi="Arial" w:cs="Arial"/>
          <w:sz w:val="24"/>
          <w:lang w:val="en-US"/>
        </w:rPr>
      </w:pPr>
    </w:p>
    <w:p w14:paraId="779B68EF" w14:textId="49346F90" w:rsidR="00306BCD" w:rsidRDefault="00306BCD" w:rsidP="004367D3">
      <w:pPr>
        <w:rPr>
          <w:ins w:id="11" w:author="Riana Paola" w:date="2025-03-03T11:39:00Z" w16du:dateUtc="2025-03-03T10:39:00Z"/>
          <w:rFonts w:ascii="Arial" w:hAnsi="Arial" w:cs="Arial"/>
          <w:sz w:val="24"/>
          <w:lang w:val="en-US"/>
        </w:rPr>
      </w:pPr>
      <w:ins w:id="12" w:author="Riana Paola" w:date="2025-03-03T11:38:00Z" w16du:dateUtc="2025-03-03T10:38:00Z">
        <w:r>
          <w:rPr>
            <w:rFonts w:ascii="Arial" w:hAnsi="Arial" w:cs="Arial"/>
            <w:sz w:val="24"/>
            <w:lang w:val="en-US"/>
          </w:rPr>
          <w:t xml:space="preserve">Dear </w:t>
        </w:r>
      </w:ins>
      <w:ins w:id="13" w:author="Riana Paola" w:date="2025-03-03T11:39:00Z" w16du:dateUtc="2025-03-03T10:39:00Z">
        <w:r>
          <w:rPr>
            <w:rFonts w:ascii="Arial" w:hAnsi="Arial" w:cs="Arial"/>
            <w:sz w:val="24"/>
            <w:lang w:val="en-US"/>
          </w:rPr>
          <w:t>Zenabu</w:t>
        </w:r>
      </w:ins>
    </w:p>
    <w:p w14:paraId="5D9B2BF6" w14:textId="77777777" w:rsidR="00306BCD" w:rsidRDefault="00306BCD" w:rsidP="004367D3">
      <w:pPr>
        <w:rPr>
          <w:ins w:id="14" w:author="Riana Paola" w:date="2025-03-03T11:39:00Z" w16du:dateUtc="2025-03-03T10:39:00Z"/>
          <w:rFonts w:ascii="Arial" w:hAnsi="Arial" w:cs="Arial"/>
          <w:sz w:val="24"/>
          <w:lang w:val="en-US"/>
        </w:rPr>
      </w:pPr>
    </w:p>
    <w:p w14:paraId="6964A27F" w14:textId="30DA35B6" w:rsidR="00306BCD" w:rsidRDefault="00306BCD" w:rsidP="004367D3">
      <w:pPr>
        <w:rPr>
          <w:ins w:id="15" w:author="Riana Paola" w:date="2025-03-03T11:39:00Z" w16du:dateUtc="2025-03-03T10:39:00Z"/>
          <w:rFonts w:ascii="Arial" w:hAnsi="Arial" w:cs="Arial"/>
          <w:sz w:val="24"/>
          <w:lang w:val="en-US"/>
        </w:rPr>
      </w:pPr>
      <w:ins w:id="16" w:author="Riana Paola" w:date="2025-03-03T11:39:00Z" w16du:dateUtc="2025-03-03T10:39:00Z">
        <w:r>
          <w:rPr>
            <w:rFonts w:ascii="Arial" w:hAnsi="Arial" w:cs="Arial"/>
            <w:sz w:val="24"/>
            <w:lang w:val="en-US"/>
          </w:rPr>
          <w:t>Even though your paragraphs contain valuable information, they do not always flow logically from the topic sentences. See my comments and corrections, and revise the paragraphs.</w:t>
        </w:r>
      </w:ins>
    </w:p>
    <w:p w14:paraId="23A2CA0E" w14:textId="0A03C2B5" w:rsidR="00306BCD" w:rsidRDefault="00306BCD" w:rsidP="004367D3">
      <w:pPr>
        <w:rPr>
          <w:ins w:id="17" w:author="Riana Paola" w:date="2025-03-03T11:40:00Z" w16du:dateUtc="2025-03-03T10:40:00Z"/>
          <w:rFonts w:ascii="Arial" w:hAnsi="Arial" w:cs="Arial"/>
          <w:sz w:val="24"/>
          <w:lang w:val="en-US"/>
        </w:rPr>
      </w:pPr>
      <w:ins w:id="18" w:author="Riana Paola" w:date="2025-03-03T11:39:00Z" w16du:dateUtc="2025-03-03T10:39:00Z">
        <w:r>
          <w:rPr>
            <w:rFonts w:ascii="Arial" w:hAnsi="Arial" w:cs="Arial"/>
            <w:sz w:val="24"/>
            <w:lang w:val="en-US"/>
          </w:rPr>
          <w:t>Kin</w:t>
        </w:r>
      </w:ins>
      <w:ins w:id="19" w:author="Riana Paola" w:date="2025-03-03T11:40:00Z" w16du:dateUtc="2025-03-03T10:40:00Z">
        <w:r>
          <w:rPr>
            <w:rFonts w:ascii="Arial" w:hAnsi="Arial" w:cs="Arial"/>
            <w:sz w:val="24"/>
            <w:lang w:val="en-US"/>
          </w:rPr>
          <w:t>d regards</w:t>
        </w:r>
      </w:ins>
    </w:p>
    <w:p w14:paraId="73FB082E" w14:textId="632390EF" w:rsidR="00306BCD" w:rsidRDefault="00306BCD" w:rsidP="004367D3">
      <w:pPr>
        <w:rPr>
          <w:rFonts w:ascii="Arial" w:hAnsi="Arial" w:cs="Arial"/>
          <w:sz w:val="24"/>
          <w:lang w:val="en-US"/>
        </w:rPr>
      </w:pPr>
      <w:ins w:id="20" w:author="Riana Paola" w:date="2025-03-03T11:40:00Z" w16du:dateUtc="2025-03-03T10:40:00Z">
        <w:r>
          <w:rPr>
            <w:rFonts w:ascii="Arial" w:hAnsi="Arial" w:cs="Arial"/>
            <w:sz w:val="24"/>
            <w:lang w:val="en-US"/>
          </w:rPr>
          <w:t>Riana Paola</w:t>
        </w:r>
      </w:ins>
    </w:p>
    <w:p w14:paraId="1D2021E5" w14:textId="77777777" w:rsidR="005F5FDD" w:rsidRPr="004367D3" w:rsidRDefault="005F5FDD" w:rsidP="004367D3">
      <w:pPr>
        <w:rPr>
          <w:rFonts w:ascii="Arial" w:hAnsi="Arial" w:cs="Arial"/>
          <w:sz w:val="24"/>
          <w:lang w:val="en-US"/>
        </w:rPr>
      </w:pPr>
    </w:p>
    <w:sectPr w:rsidR="005F5FDD" w:rsidRPr="004367D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iana Paola" w:date="2025-03-03T11:34:00Z" w:initials="RP">
    <w:p w14:paraId="1D659466" w14:textId="77777777" w:rsidR="00C70BC7" w:rsidRDefault="00C70BC7" w:rsidP="00C70BC7">
      <w:pPr>
        <w:pStyle w:val="CommentText"/>
      </w:pPr>
      <w:r>
        <w:rPr>
          <w:rStyle w:val="CommentReference"/>
        </w:rPr>
        <w:annotationRef/>
      </w:r>
      <w:r>
        <w:t>The structure of your sentence is cumbersome. How about:</w:t>
      </w:r>
    </w:p>
    <w:p w14:paraId="35D0F633" w14:textId="77777777" w:rsidR="00C70BC7" w:rsidRDefault="00C70BC7" w:rsidP="00C70BC7">
      <w:pPr>
        <w:pStyle w:val="CommentText"/>
      </w:pPr>
      <w:r>
        <w:t xml:space="preserve">The burden of obesity can be reduced by individuals committing to consuming healthy diets, and by governments implementing policies to make healthier foods more available and affordable. </w:t>
      </w:r>
    </w:p>
  </w:comment>
  <w:comment w:id="1" w:author="Riana Paola" w:date="2025-03-03T11:36:00Z" w:initials="RP">
    <w:p w14:paraId="51EC392A" w14:textId="77777777" w:rsidR="00C70BC7" w:rsidRDefault="00C70BC7" w:rsidP="00C70BC7">
      <w:pPr>
        <w:pStyle w:val="CommentText"/>
      </w:pPr>
      <w:r>
        <w:rPr>
          <w:rStyle w:val="CommentReference"/>
        </w:rPr>
        <w:annotationRef/>
      </w:r>
      <w:r>
        <w:t>The paragraph should logically flow by continuing the topic of neglected tropical diseases, but you pick up on malaria and then only briefly follow up on NTDs at the end. Revise the paragraph</w:t>
      </w:r>
    </w:p>
  </w:comment>
  <w:comment w:id="2" w:author="Riana Paola" w:date="2025-03-03T11:37:00Z" w:initials="RP">
    <w:p w14:paraId="62239B40" w14:textId="77777777" w:rsidR="00C70BC7" w:rsidRDefault="00C70BC7" w:rsidP="00C70BC7">
      <w:pPr>
        <w:pStyle w:val="CommentText"/>
      </w:pPr>
      <w:r>
        <w:rPr>
          <w:rStyle w:val="CommentReference"/>
        </w:rPr>
        <w:annotationRef/>
      </w:r>
      <w:r>
        <w:t>Mention some</w:t>
      </w:r>
    </w:p>
  </w:comment>
  <w:comment w:id="3" w:author="Riana Paola" w:date="2025-03-03T11:38:00Z" w:initials="RP">
    <w:p w14:paraId="3229718B" w14:textId="77777777" w:rsidR="00C70BC7" w:rsidRDefault="00C70BC7" w:rsidP="00C70BC7">
      <w:pPr>
        <w:pStyle w:val="CommentText"/>
      </w:pPr>
      <w:r>
        <w:rPr>
          <w:rStyle w:val="CommentReference"/>
        </w:rPr>
        <w:annotationRef/>
      </w:r>
      <w:r>
        <w:t>Follow on health and well-being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D0F633" w15:done="0"/>
  <w15:commentEx w15:paraId="51EC392A" w15:done="0"/>
  <w15:commentEx w15:paraId="62239B40" w15:done="0"/>
  <w15:commentEx w15:paraId="322971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FBDE7D" w16cex:dateUtc="2025-03-03T10:34:00Z"/>
  <w16cex:commentExtensible w16cex:durableId="21CF1BBC" w16cex:dateUtc="2025-03-03T10:36:00Z"/>
  <w16cex:commentExtensible w16cex:durableId="6B9E0790" w16cex:dateUtc="2025-03-03T10:37:00Z"/>
  <w16cex:commentExtensible w16cex:durableId="325F2C6B" w16cex:dateUtc="2025-03-03T10: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D0F633" w16cid:durableId="2CFBDE7D"/>
  <w16cid:commentId w16cid:paraId="51EC392A" w16cid:durableId="21CF1BBC"/>
  <w16cid:commentId w16cid:paraId="62239B40" w16cid:durableId="6B9E0790"/>
  <w16cid:commentId w16cid:paraId="3229718B" w16cid:durableId="325F2C6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3273C4"/>
    <w:multiLevelType w:val="hybridMultilevel"/>
    <w:tmpl w:val="CD968114"/>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58079349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ana Paola">
    <w15:presenceInfo w15:providerId="Windows Live" w15:userId="c097690501bc38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ADE"/>
    <w:rsid w:val="00031E58"/>
    <w:rsid w:val="0009743D"/>
    <w:rsid w:val="000D2A6B"/>
    <w:rsid w:val="000F42C1"/>
    <w:rsid w:val="00132F95"/>
    <w:rsid w:val="00134EE9"/>
    <w:rsid w:val="00185E93"/>
    <w:rsid w:val="0019126A"/>
    <w:rsid w:val="001F6E87"/>
    <w:rsid w:val="0021265C"/>
    <w:rsid w:val="00296455"/>
    <w:rsid w:val="002B4700"/>
    <w:rsid w:val="002B7739"/>
    <w:rsid w:val="002D4ADE"/>
    <w:rsid w:val="002F368D"/>
    <w:rsid w:val="00306BCD"/>
    <w:rsid w:val="00333344"/>
    <w:rsid w:val="003451E8"/>
    <w:rsid w:val="003A2CAE"/>
    <w:rsid w:val="003E1F42"/>
    <w:rsid w:val="003F6E48"/>
    <w:rsid w:val="0041533B"/>
    <w:rsid w:val="004367D3"/>
    <w:rsid w:val="0048267E"/>
    <w:rsid w:val="00552EA8"/>
    <w:rsid w:val="00581ED6"/>
    <w:rsid w:val="0059453D"/>
    <w:rsid w:val="00597322"/>
    <w:rsid w:val="005E68FE"/>
    <w:rsid w:val="005F5FDD"/>
    <w:rsid w:val="00612964"/>
    <w:rsid w:val="00621D70"/>
    <w:rsid w:val="006F501A"/>
    <w:rsid w:val="006F5076"/>
    <w:rsid w:val="0072728F"/>
    <w:rsid w:val="00774E9F"/>
    <w:rsid w:val="008576B7"/>
    <w:rsid w:val="008C5FB0"/>
    <w:rsid w:val="008D02A3"/>
    <w:rsid w:val="00922FD1"/>
    <w:rsid w:val="00A71BE5"/>
    <w:rsid w:val="00AE31EF"/>
    <w:rsid w:val="00B82239"/>
    <w:rsid w:val="00BA6C81"/>
    <w:rsid w:val="00C23B09"/>
    <w:rsid w:val="00C56052"/>
    <w:rsid w:val="00C70BC7"/>
    <w:rsid w:val="00C837E2"/>
    <w:rsid w:val="00D5079E"/>
    <w:rsid w:val="00E3117F"/>
    <w:rsid w:val="00FE6D1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2018B"/>
  <w15:chartTrackingRefBased/>
  <w15:docId w15:val="{F0F364A9-3AFB-4273-A545-87138A629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5E93"/>
    <w:pPr>
      <w:ind w:left="720"/>
      <w:contextualSpacing/>
    </w:pPr>
  </w:style>
  <w:style w:type="paragraph" w:styleId="Bibliography">
    <w:name w:val="Bibliography"/>
    <w:basedOn w:val="Normal"/>
    <w:next w:val="Normal"/>
    <w:uiPriority w:val="37"/>
    <w:unhideWhenUsed/>
    <w:rsid w:val="004367D3"/>
  </w:style>
  <w:style w:type="paragraph" w:styleId="Revision">
    <w:name w:val="Revision"/>
    <w:hidden/>
    <w:uiPriority w:val="99"/>
    <w:semiHidden/>
    <w:rsid w:val="00C70BC7"/>
    <w:pPr>
      <w:spacing w:after="0" w:line="240" w:lineRule="auto"/>
    </w:pPr>
  </w:style>
  <w:style w:type="character" w:styleId="CommentReference">
    <w:name w:val="annotation reference"/>
    <w:basedOn w:val="DefaultParagraphFont"/>
    <w:uiPriority w:val="99"/>
    <w:semiHidden/>
    <w:unhideWhenUsed/>
    <w:rsid w:val="00C70BC7"/>
    <w:rPr>
      <w:sz w:val="16"/>
      <w:szCs w:val="16"/>
    </w:rPr>
  </w:style>
  <w:style w:type="paragraph" w:styleId="CommentText">
    <w:name w:val="annotation text"/>
    <w:basedOn w:val="Normal"/>
    <w:link w:val="CommentTextChar"/>
    <w:uiPriority w:val="99"/>
    <w:unhideWhenUsed/>
    <w:rsid w:val="00C70BC7"/>
    <w:pPr>
      <w:spacing w:line="240" w:lineRule="auto"/>
    </w:pPr>
    <w:rPr>
      <w:sz w:val="20"/>
      <w:szCs w:val="20"/>
    </w:rPr>
  </w:style>
  <w:style w:type="character" w:customStyle="1" w:styleId="CommentTextChar">
    <w:name w:val="Comment Text Char"/>
    <w:basedOn w:val="DefaultParagraphFont"/>
    <w:link w:val="CommentText"/>
    <w:uiPriority w:val="99"/>
    <w:rsid w:val="00C70BC7"/>
    <w:rPr>
      <w:sz w:val="20"/>
      <w:szCs w:val="20"/>
    </w:rPr>
  </w:style>
  <w:style w:type="paragraph" w:styleId="CommentSubject">
    <w:name w:val="annotation subject"/>
    <w:basedOn w:val="CommentText"/>
    <w:next w:val="CommentText"/>
    <w:link w:val="CommentSubjectChar"/>
    <w:uiPriority w:val="99"/>
    <w:semiHidden/>
    <w:unhideWhenUsed/>
    <w:rsid w:val="00C70BC7"/>
    <w:rPr>
      <w:b/>
      <w:bCs/>
    </w:rPr>
  </w:style>
  <w:style w:type="character" w:customStyle="1" w:styleId="CommentSubjectChar">
    <w:name w:val="Comment Subject Char"/>
    <w:basedOn w:val="CommentTextChar"/>
    <w:link w:val="CommentSubject"/>
    <w:uiPriority w:val="99"/>
    <w:semiHidden/>
    <w:rsid w:val="00C70BC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1697</Words>
  <Characters>9675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Swiss TPH</Company>
  <LinksUpToDate>false</LinksUpToDate>
  <CharactersWithSpaces>11350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Zenabu Suboi</dc:creator>
  <cp:keywords/>
  <dc:description/>
  <cp:lastModifiedBy>Riana Paola</cp:lastModifiedBy>
  <cp:revision>21</cp:revision>
  <dcterms:created xsi:type="dcterms:W3CDTF">2025-02-28T09:53:00Z</dcterms:created>
  <dcterms:modified xsi:type="dcterms:W3CDTF">2025-03-03T10:40:00Z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id="3GTYQPCM"/&gt;&lt;style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