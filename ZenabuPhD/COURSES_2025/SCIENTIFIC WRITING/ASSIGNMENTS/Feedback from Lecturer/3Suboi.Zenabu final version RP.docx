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CA06" w14:textId="77777777" w:rsidR="009B3794"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SCIENTIFIC WRITING</w:t>
      </w:r>
    </w:p>
    <w:p w14:paraId="3A8D10DC" w14:textId="77777777" w:rsidR="00031E58"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ASSIGNMENT 3</w:t>
      </w:r>
    </w:p>
    <w:p w14:paraId="50CCA91A" w14:textId="77777777" w:rsidR="009B3794" w:rsidRDefault="009B3794" w:rsidP="009B3794">
      <w:pPr>
        <w:rPr>
          <w:rFonts w:ascii="Times New Roman" w:hAnsi="Times New Roman" w:cs="Times New Roman"/>
          <w:b/>
          <w:sz w:val="24"/>
          <w:szCs w:val="24"/>
          <w:u w:val="single"/>
          <w:lang w:val="en-US"/>
        </w:rPr>
      </w:pPr>
      <w:r w:rsidRPr="00302C26">
        <w:rPr>
          <w:rFonts w:ascii="Times New Roman" w:hAnsi="Times New Roman" w:cs="Times New Roman"/>
          <w:b/>
          <w:sz w:val="24"/>
          <w:szCs w:val="24"/>
          <w:u w:val="single"/>
          <w:lang w:val="en-US"/>
        </w:rPr>
        <w:t>PARAGRAPH</w:t>
      </w:r>
      <w:r w:rsidR="00302C26" w:rsidRPr="00302C26">
        <w:rPr>
          <w:rFonts w:ascii="Times New Roman" w:hAnsi="Times New Roman" w:cs="Times New Roman"/>
          <w:b/>
          <w:sz w:val="24"/>
          <w:szCs w:val="24"/>
          <w:u w:val="single"/>
          <w:lang w:val="en-US"/>
        </w:rPr>
        <w:t xml:space="preserve"> #2</w:t>
      </w:r>
      <w:r w:rsidRPr="00302C26">
        <w:rPr>
          <w:rFonts w:ascii="Times New Roman" w:hAnsi="Times New Roman" w:cs="Times New Roman"/>
          <w:b/>
          <w:sz w:val="24"/>
          <w:szCs w:val="24"/>
          <w:u w:val="single"/>
          <w:lang w:val="en-US"/>
        </w:rPr>
        <w:t xml:space="preserve"> - PARAPHRASE AND SUMMARY</w:t>
      </w:r>
    </w:p>
    <w:p w14:paraId="56803AD6" w14:textId="77777777" w:rsidR="00BA278D" w:rsidRPr="001A4CCE" w:rsidRDefault="00BA278D" w:rsidP="00BA278D">
      <w:pPr>
        <w:pStyle w:val="Default"/>
        <w:rPr>
          <w:rFonts w:ascii="Times New Roman" w:hAnsi="Times New Roman" w:cs="Times New Roman"/>
          <w:szCs w:val="22"/>
          <w:lang w:val="en-GB"/>
          <w:rPrChange w:id="0" w:author="Riana Paola" w:date="2025-03-28T09:26:00Z" w16du:dateUtc="2025-03-28T08:26:00Z">
            <w:rPr>
              <w:rFonts w:ascii="Times New Roman" w:hAnsi="Times New Roman" w:cs="Times New Roman"/>
              <w:szCs w:val="22"/>
            </w:rPr>
          </w:rPrChange>
        </w:rPr>
      </w:pPr>
      <w:r w:rsidRPr="001A4CCE">
        <w:rPr>
          <w:rFonts w:ascii="Times New Roman" w:hAnsi="Times New Roman" w:cs="Times New Roman"/>
          <w:b/>
          <w:bCs/>
          <w:szCs w:val="22"/>
          <w:lang w:val="en-GB"/>
          <w:rPrChange w:id="1" w:author="Riana Paola" w:date="2025-03-28T09:26:00Z" w16du:dateUtc="2025-03-28T08:26:00Z">
            <w:rPr>
              <w:rFonts w:ascii="Times New Roman" w:hAnsi="Times New Roman" w:cs="Times New Roman"/>
              <w:b/>
              <w:bCs/>
              <w:szCs w:val="22"/>
            </w:rPr>
          </w:rPrChange>
        </w:rPr>
        <w:t xml:space="preserve">Paragraph 2 - Original: </w:t>
      </w:r>
    </w:p>
    <w:p w14:paraId="105E0F44" w14:textId="77777777" w:rsidR="00BA278D" w:rsidRPr="009B17F5" w:rsidRDefault="00BA278D" w:rsidP="00BA278D">
      <w:pPr>
        <w:rPr>
          <w:rFonts w:ascii="Times New Roman" w:hAnsi="Times New Roman" w:cs="Times New Roman"/>
          <w:sz w:val="24"/>
          <w:lang w:val="en-US"/>
        </w:rPr>
      </w:pPr>
      <w:r w:rsidRPr="009B17F5">
        <w:rPr>
          <w:rFonts w:ascii="Times New Roman" w:hAnsi="Times New Roman" w:cs="Times New Roman"/>
          <w:sz w:val="24"/>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Further it induces annoyance, affects health-related quality of life, reduces sleep quality, and has been shown to affect physical activity levels. All these effects are expected to increase the incidence and progression of hypertension and myocardial infarction (MI). </w:t>
      </w:r>
    </w:p>
    <w:p w14:paraId="037C7049" w14:textId="77777777" w:rsidR="009B17F5" w:rsidRDefault="009B17F5" w:rsidP="009B17F5">
      <w:pPr>
        <w:rPr>
          <w:rFonts w:ascii="Times New Roman" w:hAnsi="Times New Roman" w:cs="Times New Roman"/>
          <w:b/>
          <w:bCs/>
          <w:sz w:val="24"/>
          <w:lang w:val="en-US"/>
        </w:rPr>
      </w:pPr>
      <w:r w:rsidRPr="009B17F5">
        <w:rPr>
          <w:rFonts w:ascii="Times New Roman" w:hAnsi="Times New Roman" w:cs="Times New Roman"/>
          <w:b/>
          <w:bCs/>
          <w:sz w:val="24"/>
          <w:lang w:val="en-US"/>
        </w:rPr>
        <w:t>Paragraph 2 – Paraphrase and Summary</w:t>
      </w:r>
      <w:r w:rsidR="008354BC">
        <w:rPr>
          <w:rFonts w:ascii="Times New Roman" w:hAnsi="Times New Roman" w:cs="Times New Roman"/>
          <w:b/>
          <w:bCs/>
          <w:sz w:val="24"/>
          <w:lang w:val="en-US"/>
        </w:rPr>
        <w:t>:</w:t>
      </w:r>
    </w:p>
    <w:p w14:paraId="57EC460F" w14:textId="5B4525BF" w:rsidR="009B3794" w:rsidRPr="00085E78" w:rsidRDefault="00BA278D" w:rsidP="009B17F5">
      <w:pPr>
        <w:rPr>
          <w:rFonts w:ascii="Times New Roman" w:hAnsi="Times New Roman" w:cs="Times New Roman"/>
          <w:b/>
          <w:sz w:val="24"/>
          <w:szCs w:val="24"/>
          <w:u w:val="single"/>
          <w:lang w:val="en-US"/>
        </w:rPr>
      </w:pPr>
      <w:r w:rsidRPr="00085E78">
        <w:rPr>
          <w:rFonts w:ascii="Times New Roman" w:hAnsi="Times New Roman" w:cs="Times New Roman"/>
          <w:sz w:val="24"/>
          <w:szCs w:val="24"/>
          <w:lang w:val="en-US"/>
        </w:rPr>
        <w:t>Many s</w:t>
      </w:r>
      <w:r w:rsidR="00302C26" w:rsidRPr="00085E78">
        <w:rPr>
          <w:rFonts w:ascii="Times New Roman" w:hAnsi="Times New Roman" w:cs="Times New Roman"/>
          <w:sz w:val="24"/>
          <w:szCs w:val="24"/>
          <w:lang w:val="en-US"/>
        </w:rPr>
        <w:t>tudies have shown that transportation noise</w:t>
      </w:r>
      <w:ins w:id="2" w:author="Riana Paola" w:date="2025-03-28T13:28:00Z" w16du:dateUtc="2025-03-28T12:28:00Z">
        <w:r w:rsidR="00186D1A">
          <w:rPr>
            <w:rFonts w:ascii="Times New Roman" w:hAnsi="Times New Roman" w:cs="Times New Roman"/>
            <w:sz w:val="24"/>
            <w:szCs w:val="24"/>
            <w:lang w:val="en-US"/>
          </w:rPr>
          <w:t xml:space="preserve"> negatively</w:t>
        </w:r>
      </w:ins>
      <w:r w:rsidR="00302C26" w:rsidRPr="00085E78">
        <w:rPr>
          <w:rFonts w:ascii="Times New Roman" w:hAnsi="Times New Roman" w:cs="Times New Roman"/>
          <w:sz w:val="24"/>
          <w:szCs w:val="24"/>
          <w:lang w:val="en-US"/>
        </w:rPr>
        <w:t xml:space="preserve"> affects human health</w:t>
      </w:r>
      <w:ins w:id="3" w:author="Riana Paola" w:date="2025-03-28T13:28:00Z" w16du:dateUtc="2025-03-28T12:28:00Z">
        <w:r w:rsidR="00186D1A">
          <w:rPr>
            <w:rFonts w:ascii="Times New Roman" w:hAnsi="Times New Roman" w:cs="Times New Roman"/>
            <w:sz w:val="24"/>
            <w:szCs w:val="24"/>
            <w:lang w:val="en-US"/>
          </w:rPr>
          <w:t>, as it</w:t>
        </w:r>
      </w:ins>
      <w:del w:id="4" w:author="Riana Paola" w:date="2025-03-28T13:29:00Z" w16du:dateUtc="2025-03-28T12:29:00Z">
        <w:r w:rsidR="00302C26" w:rsidRPr="00085E78" w:rsidDel="00186D1A">
          <w:rPr>
            <w:rFonts w:ascii="Times New Roman" w:hAnsi="Times New Roman" w:cs="Times New Roman"/>
            <w:sz w:val="24"/>
            <w:szCs w:val="24"/>
            <w:lang w:val="en-US"/>
          </w:rPr>
          <w:delText>. This noise</w:delText>
        </w:r>
      </w:del>
      <w:r w:rsidR="00302C26" w:rsidRPr="00085E78">
        <w:rPr>
          <w:rFonts w:ascii="Times New Roman" w:hAnsi="Times New Roman" w:cs="Times New Roman"/>
          <w:sz w:val="24"/>
          <w:szCs w:val="24"/>
          <w:lang w:val="en-US"/>
        </w:rPr>
        <w:t xml:space="preserve"> brings about the release of stress hormones in the blood</w:t>
      </w:r>
      <w:r w:rsidR="00C44B9A">
        <w:rPr>
          <w:rFonts w:ascii="Times New Roman" w:hAnsi="Times New Roman" w:cs="Times New Roman"/>
          <w:sz w:val="24"/>
          <w:szCs w:val="24"/>
          <w:lang w:val="en-US"/>
        </w:rPr>
        <w:t xml:space="preserve"> </w:t>
      </w:r>
      <w:r w:rsidR="00C659A7">
        <w:rPr>
          <w:rFonts w:ascii="Times New Roman" w:hAnsi="Times New Roman" w:cs="Times New Roman"/>
          <w:sz w:val="24"/>
          <w:szCs w:val="24"/>
          <w:lang w:val="en-US"/>
        </w:rPr>
        <w:t>as well as</w:t>
      </w:r>
      <w:r w:rsidR="00C44B9A">
        <w:rPr>
          <w:rFonts w:ascii="Times New Roman" w:hAnsi="Times New Roman" w:cs="Times New Roman"/>
          <w:sz w:val="24"/>
          <w:szCs w:val="24"/>
          <w:lang w:val="en-US"/>
        </w:rPr>
        <w:t xml:space="preserve"> deprive</w:t>
      </w:r>
      <w:ins w:id="5" w:author="Riana Paola" w:date="2025-03-28T13:29:00Z" w16du:dateUtc="2025-03-28T12:29:00Z">
        <w:r w:rsidR="00186D1A">
          <w:rPr>
            <w:rFonts w:ascii="Times New Roman" w:hAnsi="Times New Roman" w:cs="Times New Roman"/>
            <w:sz w:val="24"/>
            <w:szCs w:val="24"/>
            <w:lang w:val="en-US"/>
          </w:rPr>
          <w:t>s</w:t>
        </w:r>
      </w:ins>
      <w:r w:rsidR="00C44B9A">
        <w:rPr>
          <w:rFonts w:ascii="Times New Roman" w:hAnsi="Times New Roman" w:cs="Times New Roman"/>
          <w:sz w:val="24"/>
          <w:szCs w:val="24"/>
          <w:lang w:val="en-US"/>
        </w:rPr>
        <w:t xml:space="preserve"> people of quality sleep</w:t>
      </w:r>
      <w:r w:rsidR="00E37D53">
        <w:rPr>
          <w:rFonts w:ascii="Times New Roman" w:hAnsi="Times New Roman" w:cs="Times New Roman"/>
          <w:sz w:val="24"/>
          <w:szCs w:val="24"/>
          <w:lang w:val="en-US"/>
        </w:rPr>
        <w:t>. This</w:t>
      </w:r>
      <w:r w:rsidRPr="00085E78">
        <w:rPr>
          <w:rFonts w:ascii="Times New Roman" w:hAnsi="Times New Roman" w:cs="Times New Roman"/>
          <w:sz w:val="24"/>
          <w:szCs w:val="24"/>
          <w:lang w:val="en-US"/>
        </w:rPr>
        <w:t xml:space="preserve"> generally affects quality of life and can </w:t>
      </w:r>
      <w:r w:rsidR="00E37D53">
        <w:rPr>
          <w:rFonts w:ascii="Times New Roman" w:hAnsi="Times New Roman" w:cs="Times New Roman"/>
          <w:sz w:val="24"/>
          <w:szCs w:val="24"/>
          <w:lang w:val="en-US"/>
        </w:rPr>
        <w:t>result in a rise in</w:t>
      </w:r>
      <w:r w:rsidRPr="00085E78">
        <w:rPr>
          <w:rFonts w:ascii="Times New Roman" w:hAnsi="Times New Roman" w:cs="Times New Roman"/>
          <w:sz w:val="24"/>
          <w:szCs w:val="24"/>
          <w:lang w:val="en-US"/>
        </w:rPr>
        <w:t xml:space="preserve"> the onset and progression of hypertension and myocardial infarction</w:t>
      </w:r>
      <w:r w:rsidR="00302C26" w:rsidRPr="00085E78">
        <w:rPr>
          <w:rFonts w:ascii="Times New Roman" w:hAnsi="Times New Roman" w:cs="Times New Roman"/>
          <w:sz w:val="24"/>
          <w:szCs w:val="24"/>
          <w:lang w:val="en-US"/>
        </w:rPr>
        <w:t>.</w:t>
      </w:r>
    </w:p>
    <w:p w14:paraId="1E48875E" w14:textId="77777777" w:rsidR="009B3794" w:rsidRPr="00302C26" w:rsidRDefault="009B3794" w:rsidP="009B3794">
      <w:pPr>
        <w:rPr>
          <w:rFonts w:ascii="Times New Roman" w:hAnsi="Times New Roman" w:cs="Times New Roman"/>
          <w:sz w:val="24"/>
          <w:szCs w:val="24"/>
          <w:lang w:val="en-US"/>
        </w:rPr>
      </w:pPr>
    </w:p>
    <w:p w14:paraId="5F7DD36C" w14:textId="77777777" w:rsidR="009B3794" w:rsidRPr="00D947D4" w:rsidRDefault="008354BC" w:rsidP="009B3794">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PARAGRAPH #4</w:t>
      </w:r>
      <w:r w:rsidR="009B3794" w:rsidRPr="00D947D4">
        <w:rPr>
          <w:rFonts w:ascii="Times New Roman" w:hAnsi="Times New Roman" w:cs="Times New Roman"/>
          <w:b/>
          <w:sz w:val="24"/>
          <w:szCs w:val="24"/>
          <w:u w:val="single"/>
          <w:lang w:val="en-US"/>
        </w:rPr>
        <w:t xml:space="preserve"> - PARAPHRASE AND SUMMARY</w:t>
      </w:r>
    </w:p>
    <w:p w14:paraId="7924D1DD" w14:textId="77777777" w:rsid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b/>
          <w:bCs/>
          <w:szCs w:val="22"/>
          <w:lang w:val="en-US"/>
        </w:rPr>
        <w:t>Paragraph 4 - Original:</w:t>
      </w:r>
    </w:p>
    <w:p w14:paraId="14940040" w14:textId="77777777" w:rsidR="008354BC" w:rsidRP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One quarter of the world’s population is estimated to be infected with Mycobacterium tuberculosis (Mtb). Transmission of Mtb occurs when uninfected persons inhale infectious droplet nuclei from the infected. Droplet nuclei with diameters of 1e5 mm can remain suspended in air for many minutes to hours, thus making Mtb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in order to estimate the potential for airborne disease transmission. </w:t>
      </w:r>
    </w:p>
    <w:p w14:paraId="0CDA5F8F" w14:textId="77777777" w:rsidR="008354BC" w:rsidRDefault="008354BC" w:rsidP="00250127">
      <w:pPr>
        <w:pStyle w:val="Default"/>
        <w:rPr>
          <w:rFonts w:ascii="Times New Roman" w:hAnsi="Times New Roman" w:cs="Times New Roman"/>
          <w:b/>
          <w:bCs/>
          <w:szCs w:val="22"/>
          <w:lang w:val="en-US"/>
        </w:rPr>
      </w:pPr>
    </w:p>
    <w:p w14:paraId="3090AF4A" w14:textId="77777777" w:rsidR="008354BC" w:rsidRDefault="008354BC" w:rsidP="00250127">
      <w:pPr>
        <w:pStyle w:val="Default"/>
        <w:rPr>
          <w:rFonts w:ascii="Times New Roman" w:hAnsi="Times New Roman" w:cs="Times New Roman"/>
          <w:szCs w:val="22"/>
          <w:lang w:val="en-US"/>
        </w:rPr>
      </w:pPr>
      <w:r>
        <w:rPr>
          <w:rFonts w:ascii="Times New Roman" w:hAnsi="Times New Roman" w:cs="Times New Roman"/>
          <w:b/>
          <w:bCs/>
          <w:szCs w:val="22"/>
          <w:lang w:val="en-US"/>
        </w:rPr>
        <w:t>Paragraph 4</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14:paraId="39A18885" w14:textId="461F83A4" w:rsidR="009B3794" w:rsidRPr="008354BC" w:rsidRDefault="009B17F5" w:rsidP="008354BC">
      <w:pPr>
        <w:pStyle w:val="Default"/>
        <w:rPr>
          <w:rFonts w:ascii="Times New Roman" w:hAnsi="Times New Roman" w:cs="Times New Roman"/>
          <w:szCs w:val="22"/>
          <w:lang w:val="en-US"/>
        </w:rPr>
      </w:pPr>
      <w:r w:rsidRPr="009B17F5">
        <w:rPr>
          <w:rFonts w:ascii="Times New Roman" w:hAnsi="Times New Roman" w:cs="Times New Roman"/>
          <w:szCs w:val="22"/>
          <w:lang w:val="en-US"/>
        </w:rPr>
        <w:t xml:space="preserve">Mycobacterium tuberculosis (Mtb) </w:t>
      </w:r>
      <w:r>
        <w:rPr>
          <w:rFonts w:ascii="Times New Roman" w:hAnsi="Times New Roman" w:cs="Times New Roman"/>
          <w:szCs w:val="22"/>
          <w:lang w:val="en-US"/>
        </w:rPr>
        <w:t xml:space="preserve">affects </w:t>
      </w:r>
      <w:commentRangeStart w:id="6"/>
      <w:r>
        <w:rPr>
          <w:rFonts w:ascii="Times New Roman" w:hAnsi="Times New Roman" w:cs="Times New Roman"/>
          <w:szCs w:val="22"/>
          <w:lang w:val="en-US"/>
        </w:rPr>
        <w:t xml:space="preserve">about </w:t>
      </w:r>
      <w:del w:id="7" w:author="Riana Paola" w:date="2025-03-28T13:30:00Z" w16du:dateUtc="2025-03-28T12:30:00Z">
        <w:r w:rsidDel="00186D1A">
          <w:rPr>
            <w:rFonts w:ascii="Times New Roman" w:hAnsi="Times New Roman" w:cs="Times New Roman"/>
            <w:szCs w:val="22"/>
            <w:lang w:val="en-US"/>
          </w:rPr>
          <w:delText>one quarter</w:delText>
        </w:r>
      </w:del>
      <w:ins w:id="8" w:author="Riana Paola" w:date="2025-03-28T13:30:00Z" w16du:dateUtc="2025-03-28T12:30:00Z">
        <w:r w:rsidR="00186D1A">
          <w:rPr>
            <w:rFonts w:ascii="Times New Roman" w:hAnsi="Times New Roman" w:cs="Times New Roman"/>
            <w:szCs w:val="22"/>
            <w:lang w:val="en-US"/>
          </w:rPr>
          <w:t xml:space="preserve">25% </w:t>
        </w:r>
      </w:ins>
      <w:del w:id="9" w:author="Riana Paola" w:date="2025-03-28T13:30:00Z" w16du:dateUtc="2025-03-28T12:30:00Z">
        <w:r w:rsidDel="00186D1A">
          <w:rPr>
            <w:rFonts w:ascii="Times New Roman" w:hAnsi="Times New Roman" w:cs="Times New Roman"/>
            <w:szCs w:val="22"/>
            <w:lang w:val="en-US"/>
          </w:rPr>
          <w:delText xml:space="preserve"> </w:delText>
        </w:r>
      </w:del>
      <w:r>
        <w:rPr>
          <w:rFonts w:ascii="Times New Roman" w:hAnsi="Times New Roman" w:cs="Times New Roman"/>
          <w:szCs w:val="22"/>
          <w:lang w:val="en-US"/>
        </w:rPr>
        <w:t xml:space="preserve">of </w:t>
      </w:r>
      <w:commentRangeEnd w:id="6"/>
      <w:r w:rsidR="00186D1A">
        <w:rPr>
          <w:rStyle w:val="CommentReference"/>
          <w:rFonts w:asciiTheme="minorHAnsi" w:hAnsiTheme="minorHAnsi" w:cstheme="minorBidi"/>
          <w:color w:val="auto"/>
        </w:rPr>
        <w:commentReference w:id="6"/>
      </w:r>
      <w:r>
        <w:rPr>
          <w:rFonts w:ascii="Times New Roman" w:hAnsi="Times New Roman" w:cs="Times New Roman"/>
          <w:szCs w:val="22"/>
          <w:lang w:val="en-US"/>
        </w:rPr>
        <w:t>the world’s populat</w:t>
      </w:r>
      <w:r w:rsidR="00173B8D">
        <w:rPr>
          <w:rFonts w:ascii="Times New Roman" w:hAnsi="Times New Roman" w:cs="Times New Roman"/>
          <w:szCs w:val="22"/>
          <w:lang w:val="en-US"/>
        </w:rPr>
        <w:t>ion</w:t>
      </w:r>
      <w:ins w:id="10" w:author="Riana Paola" w:date="2025-03-28T13:37:00Z" w16du:dateUtc="2025-03-28T12:37:00Z">
        <w:r w:rsidR="00186D1A">
          <w:rPr>
            <w:rFonts w:ascii="Times New Roman" w:hAnsi="Times New Roman" w:cs="Times New Roman"/>
            <w:szCs w:val="22"/>
            <w:lang w:val="en-US"/>
          </w:rPr>
          <w:t xml:space="preserve">, making it </w:t>
        </w:r>
      </w:ins>
      <w:ins w:id="11" w:author="Riana Paola" w:date="2025-03-28T13:38:00Z" w16du:dateUtc="2025-03-28T12:38:00Z">
        <w:r w:rsidR="00186D1A">
          <w:rPr>
            <w:rFonts w:ascii="Times New Roman" w:hAnsi="Times New Roman" w:cs="Times New Roman"/>
            <w:szCs w:val="22"/>
            <w:lang w:val="en-US"/>
          </w:rPr>
          <w:t>a major public health concern</w:t>
        </w:r>
      </w:ins>
      <w:r w:rsidR="00173B8D">
        <w:rPr>
          <w:rFonts w:ascii="Times New Roman" w:hAnsi="Times New Roman" w:cs="Times New Roman"/>
          <w:szCs w:val="22"/>
          <w:lang w:val="en-US"/>
        </w:rPr>
        <w:t xml:space="preserve">. Susceptible individuals </w:t>
      </w:r>
      <w:r w:rsidR="00103319">
        <w:rPr>
          <w:rFonts w:ascii="Times New Roman" w:hAnsi="Times New Roman" w:cs="Times New Roman"/>
          <w:szCs w:val="22"/>
          <w:lang w:val="en-US"/>
        </w:rPr>
        <w:t>are</w:t>
      </w:r>
      <w:r>
        <w:rPr>
          <w:rFonts w:ascii="Times New Roman" w:hAnsi="Times New Roman" w:cs="Times New Roman"/>
          <w:szCs w:val="22"/>
          <w:lang w:val="en-US"/>
        </w:rPr>
        <w:t xml:space="preserve"> infected when the</w:t>
      </w:r>
      <w:r w:rsidR="00250127">
        <w:rPr>
          <w:rFonts w:ascii="Times New Roman" w:hAnsi="Times New Roman" w:cs="Times New Roman"/>
          <w:szCs w:val="22"/>
          <w:lang w:val="en-US"/>
        </w:rPr>
        <w:t>y</w:t>
      </w:r>
      <w:r>
        <w:rPr>
          <w:rFonts w:ascii="Times New Roman" w:hAnsi="Times New Roman" w:cs="Times New Roman"/>
          <w:szCs w:val="22"/>
          <w:lang w:val="en-US"/>
        </w:rPr>
        <w:t xml:space="preserve"> </w:t>
      </w:r>
      <w:r w:rsidR="00250127">
        <w:rPr>
          <w:rFonts w:ascii="Times New Roman" w:hAnsi="Times New Roman" w:cs="Times New Roman"/>
          <w:szCs w:val="22"/>
          <w:lang w:val="en-US"/>
        </w:rPr>
        <w:t>are exposed to</w:t>
      </w:r>
      <w:r>
        <w:rPr>
          <w:rFonts w:ascii="Times New Roman" w:hAnsi="Times New Roman" w:cs="Times New Roman"/>
          <w:szCs w:val="22"/>
          <w:lang w:val="en-US"/>
        </w:rPr>
        <w:t xml:space="preserve"> infectious droplets</w:t>
      </w:r>
      <w:r w:rsidR="00250127">
        <w:rPr>
          <w:rFonts w:ascii="Times New Roman" w:hAnsi="Times New Roman" w:cs="Times New Roman"/>
          <w:szCs w:val="22"/>
          <w:lang w:val="en-US"/>
        </w:rPr>
        <w:t xml:space="preserve"> in the air. </w:t>
      </w:r>
      <w:ins w:id="12" w:author="Riana Paola" w:date="2025-03-28T13:36:00Z" w16du:dateUtc="2025-03-28T12:36:00Z">
        <w:r w:rsidR="00186D1A">
          <w:rPr>
            <w:rFonts w:ascii="Times New Roman" w:hAnsi="Times New Roman" w:cs="Times New Roman"/>
            <w:szCs w:val="22"/>
            <w:lang w:val="en-US"/>
          </w:rPr>
          <w:t xml:space="preserve"> </w:t>
        </w:r>
      </w:ins>
      <w:r w:rsidR="005009E3">
        <w:rPr>
          <w:rFonts w:ascii="Times New Roman" w:hAnsi="Times New Roman" w:cs="Times New Roman"/>
          <w:szCs w:val="22"/>
          <w:lang w:val="en-US"/>
        </w:rPr>
        <w:t>Infectious droplet</w:t>
      </w:r>
      <w:r w:rsidR="00250127">
        <w:rPr>
          <w:rFonts w:ascii="Times New Roman" w:hAnsi="Times New Roman" w:cs="Times New Roman"/>
          <w:szCs w:val="22"/>
          <w:lang w:val="en-US"/>
        </w:rPr>
        <w:t>s</w:t>
      </w:r>
      <w:r w:rsidR="005009E3">
        <w:rPr>
          <w:rFonts w:ascii="Times New Roman" w:hAnsi="Times New Roman" w:cs="Times New Roman"/>
          <w:szCs w:val="22"/>
          <w:lang w:val="en-US"/>
        </w:rPr>
        <w:t xml:space="preserve"> </w:t>
      </w:r>
      <w:del w:id="13" w:author="Riana Paola" w:date="2025-03-28T13:37:00Z" w16du:dateUtc="2025-03-28T12:37:00Z">
        <w:r w:rsidR="005009E3" w:rsidDel="00186D1A">
          <w:rPr>
            <w:rFonts w:ascii="Times New Roman" w:hAnsi="Times New Roman" w:cs="Times New Roman"/>
            <w:szCs w:val="22"/>
            <w:lang w:val="en-US"/>
          </w:rPr>
          <w:delText>have the tendency</w:delText>
        </w:r>
      </w:del>
      <w:ins w:id="14" w:author="Riana Paola" w:date="2025-03-28T13:36:00Z" w16du:dateUtc="2025-03-28T12:36:00Z">
        <w:r w:rsidR="00186D1A">
          <w:rPr>
            <w:rFonts w:ascii="Times New Roman" w:hAnsi="Times New Roman" w:cs="Times New Roman"/>
            <w:szCs w:val="22"/>
            <w:lang w:val="en-US"/>
          </w:rPr>
          <w:t>tend</w:t>
        </w:r>
      </w:ins>
      <w:r w:rsidR="005009E3">
        <w:rPr>
          <w:rFonts w:ascii="Times New Roman" w:hAnsi="Times New Roman" w:cs="Times New Roman"/>
          <w:szCs w:val="22"/>
          <w:lang w:val="en-US"/>
        </w:rPr>
        <w:t xml:space="preserve"> to stay </w:t>
      </w:r>
      <w:ins w:id="15" w:author="Riana Paola" w:date="2025-03-28T13:36:00Z" w16du:dateUtc="2025-03-28T12:36:00Z">
        <w:r w:rsidR="00186D1A">
          <w:rPr>
            <w:rFonts w:ascii="Times New Roman" w:hAnsi="Times New Roman" w:cs="Times New Roman"/>
            <w:szCs w:val="22"/>
            <w:lang w:val="en-US"/>
          </w:rPr>
          <w:t xml:space="preserve">in the air </w:t>
        </w:r>
      </w:ins>
      <w:r w:rsidR="005009E3">
        <w:rPr>
          <w:rFonts w:ascii="Times New Roman" w:hAnsi="Times New Roman" w:cs="Times New Roman"/>
          <w:szCs w:val="22"/>
          <w:lang w:val="en-US"/>
        </w:rPr>
        <w:t>for longer periods</w:t>
      </w:r>
      <w:del w:id="16" w:author="Riana Paola" w:date="2025-03-28T13:36:00Z" w16du:dateUtc="2025-03-28T12:36:00Z">
        <w:r w:rsidR="005009E3" w:rsidDel="00186D1A">
          <w:rPr>
            <w:rFonts w:ascii="Times New Roman" w:hAnsi="Times New Roman" w:cs="Times New Roman"/>
            <w:szCs w:val="22"/>
            <w:lang w:val="en-US"/>
          </w:rPr>
          <w:delText xml:space="preserve"> in the air</w:delText>
        </w:r>
      </w:del>
      <w:r w:rsidR="005009E3">
        <w:rPr>
          <w:rFonts w:ascii="Times New Roman" w:hAnsi="Times New Roman" w:cs="Times New Roman"/>
          <w:szCs w:val="22"/>
          <w:lang w:val="en-US"/>
        </w:rPr>
        <w:t>, which</w:t>
      </w:r>
      <w:r w:rsidR="00250127">
        <w:rPr>
          <w:rFonts w:ascii="Times New Roman" w:hAnsi="Times New Roman" w:cs="Times New Roman"/>
          <w:szCs w:val="22"/>
          <w:lang w:val="en-US"/>
        </w:rPr>
        <w:t xml:space="preserve"> makes l</w:t>
      </w:r>
      <w:r>
        <w:rPr>
          <w:rFonts w:ascii="Times New Roman" w:hAnsi="Times New Roman" w:cs="Times New Roman"/>
          <w:lang w:val="en-US"/>
        </w:rPr>
        <w:t xml:space="preserve">ocations </w:t>
      </w:r>
      <w:r w:rsidR="00250127">
        <w:rPr>
          <w:rFonts w:ascii="Times New Roman" w:hAnsi="Times New Roman" w:cs="Times New Roman"/>
          <w:lang w:val="en-US"/>
        </w:rPr>
        <w:t>with poor ventilation</w:t>
      </w:r>
      <w:r>
        <w:rPr>
          <w:rFonts w:ascii="Times New Roman" w:hAnsi="Times New Roman" w:cs="Times New Roman"/>
          <w:lang w:val="en-US"/>
        </w:rPr>
        <w:t xml:space="preserve"> more conducive </w:t>
      </w:r>
      <w:del w:id="17" w:author="Riana Paola" w:date="2025-03-28T13:37:00Z" w16du:dateUtc="2025-03-28T12:37:00Z">
        <w:r w:rsidDel="00186D1A">
          <w:rPr>
            <w:rFonts w:ascii="Times New Roman" w:hAnsi="Times New Roman" w:cs="Times New Roman"/>
            <w:lang w:val="en-US"/>
          </w:rPr>
          <w:delText xml:space="preserve">for </w:delText>
        </w:r>
      </w:del>
      <w:ins w:id="18" w:author="Riana Paola" w:date="2025-03-28T13:37:00Z" w16du:dateUtc="2025-03-28T12:37:00Z">
        <w:r w:rsidR="00186D1A">
          <w:rPr>
            <w:rFonts w:ascii="Times New Roman" w:hAnsi="Times New Roman" w:cs="Times New Roman"/>
            <w:lang w:val="en-US"/>
          </w:rPr>
          <w:t xml:space="preserve">to </w:t>
        </w:r>
      </w:ins>
      <w:r>
        <w:rPr>
          <w:rFonts w:ascii="Times New Roman" w:hAnsi="Times New Roman" w:cs="Times New Roman"/>
          <w:lang w:val="en-US"/>
        </w:rPr>
        <w:t xml:space="preserve">the transmission of </w:t>
      </w:r>
      <w:proofErr w:type="spellStart"/>
      <w:r>
        <w:rPr>
          <w:rFonts w:ascii="Times New Roman" w:hAnsi="Times New Roman" w:cs="Times New Roman"/>
          <w:lang w:val="en-US"/>
        </w:rPr>
        <w:t>Mtb</w:t>
      </w:r>
      <w:proofErr w:type="spellEnd"/>
      <w:r>
        <w:rPr>
          <w:rFonts w:ascii="Times New Roman" w:hAnsi="Times New Roman" w:cs="Times New Roman"/>
          <w:lang w:val="en-US"/>
        </w:rPr>
        <w:t>.</w:t>
      </w:r>
      <w:del w:id="19" w:author="Riana Paola" w:date="2025-03-28T13:38:00Z" w16du:dateUtc="2025-03-28T12:38:00Z">
        <w:r w:rsidR="00250127" w:rsidDel="00186D1A">
          <w:rPr>
            <w:rFonts w:ascii="Times New Roman" w:hAnsi="Times New Roman" w:cs="Times New Roman"/>
            <w:lang w:val="en-US"/>
          </w:rPr>
          <w:delText xml:space="preserve"> As a result, </w:delText>
        </w:r>
        <w:r w:rsidR="00A5067E" w:rsidDel="00186D1A">
          <w:rPr>
            <w:rFonts w:ascii="Times New Roman" w:hAnsi="Times New Roman" w:cs="Times New Roman"/>
            <w:lang w:val="en-US"/>
          </w:rPr>
          <w:delText>tuberculosis (</w:delText>
        </w:r>
        <w:r w:rsidR="00250127" w:rsidDel="00186D1A">
          <w:rPr>
            <w:rFonts w:ascii="Times New Roman" w:hAnsi="Times New Roman" w:cs="Times New Roman"/>
            <w:lang w:val="en-US"/>
          </w:rPr>
          <w:delText>TB</w:delText>
        </w:r>
        <w:r w:rsidR="00A5067E" w:rsidDel="00186D1A">
          <w:rPr>
            <w:rFonts w:ascii="Times New Roman" w:hAnsi="Times New Roman" w:cs="Times New Roman"/>
            <w:lang w:val="en-US"/>
          </w:rPr>
          <w:delText>)</w:delText>
        </w:r>
        <w:r w:rsidR="00250127" w:rsidDel="00186D1A">
          <w:rPr>
            <w:rFonts w:ascii="Times New Roman" w:hAnsi="Times New Roman" w:cs="Times New Roman"/>
            <w:lang w:val="en-US"/>
          </w:rPr>
          <w:delText xml:space="preserve"> remains a major public health concern globally</w:delText>
        </w:r>
      </w:del>
      <w:r w:rsidR="00250127">
        <w:rPr>
          <w:rFonts w:ascii="Times New Roman" w:hAnsi="Times New Roman" w:cs="Times New Roman"/>
          <w:lang w:val="en-US"/>
        </w:rPr>
        <w:t xml:space="preserve">. Combining social contact data with </w:t>
      </w:r>
      <w:r w:rsidR="00173B8D">
        <w:rPr>
          <w:rFonts w:ascii="Times New Roman" w:hAnsi="Times New Roman" w:cs="Times New Roman"/>
          <w:lang w:val="en-US"/>
        </w:rPr>
        <w:t xml:space="preserve">measured </w:t>
      </w:r>
      <w:r w:rsidR="00A5067E" w:rsidRPr="008354BC">
        <w:rPr>
          <w:rFonts w:ascii="Times New Roman" w:hAnsi="Times New Roman" w:cs="Times New Roman"/>
          <w:szCs w:val="22"/>
          <w:lang w:val="en-US"/>
        </w:rPr>
        <w:t xml:space="preserve">carbon dioxide (CO2) </w:t>
      </w:r>
      <w:r w:rsidR="00250127">
        <w:rPr>
          <w:rFonts w:ascii="Times New Roman" w:hAnsi="Times New Roman" w:cs="Times New Roman"/>
          <w:lang w:val="en-US"/>
        </w:rPr>
        <w:t xml:space="preserve">levels in an area can </w:t>
      </w:r>
      <w:commentRangeStart w:id="20"/>
      <w:r w:rsidR="00250127">
        <w:rPr>
          <w:rFonts w:ascii="Times New Roman" w:hAnsi="Times New Roman" w:cs="Times New Roman"/>
          <w:lang w:val="en-US"/>
        </w:rPr>
        <w:t xml:space="preserve">help estimate </w:t>
      </w:r>
      <w:commentRangeEnd w:id="20"/>
      <w:r w:rsidR="000926B2">
        <w:rPr>
          <w:rStyle w:val="CommentReference"/>
          <w:rFonts w:asciiTheme="minorHAnsi" w:hAnsiTheme="minorHAnsi" w:cstheme="minorBidi"/>
          <w:color w:val="auto"/>
        </w:rPr>
        <w:commentReference w:id="20"/>
      </w:r>
      <w:r w:rsidR="00250127">
        <w:rPr>
          <w:rFonts w:ascii="Times New Roman" w:hAnsi="Times New Roman" w:cs="Times New Roman"/>
          <w:lang w:val="en-US"/>
        </w:rPr>
        <w:t>the potential for the transmission of airborne diseases.</w:t>
      </w:r>
    </w:p>
    <w:p w14:paraId="04FF199B" w14:textId="77777777" w:rsidR="009B3794" w:rsidRPr="00D947D4" w:rsidRDefault="009B3794" w:rsidP="009B3794">
      <w:pPr>
        <w:rPr>
          <w:rFonts w:ascii="Times New Roman" w:hAnsi="Times New Roman" w:cs="Times New Roman"/>
          <w:sz w:val="24"/>
          <w:szCs w:val="24"/>
          <w:lang w:val="en-US"/>
        </w:rPr>
      </w:pPr>
    </w:p>
    <w:p w14:paraId="49860721" w14:textId="77777777" w:rsidR="009B3794" w:rsidRPr="00D947D4" w:rsidRDefault="009B3794" w:rsidP="009B3794">
      <w:pPr>
        <w:rPr>
          <w:rFonts w:ascii="Times New Roman" w:hAnsi="Times New Roman" w:cs="Times New Roman"/>
          <w:b/>
          <w:sz w:val="24"/>
          <w:szCs w:val="24"/>
          <w:u w:val="single"/>
          <w:lang w:val="en-US"/>
        </w:rPr>
      </w:pPr>
      <w:r w:rsidRPr="00D947D4">
        <w:rPr>
          <w:rFonts w:ascii="Times New Roman" w:hAnsi="Times New Roman" w:cs="Times New Roman"/>
          <w:b/>
          <w:sz w:val="24"/>
          <w:szCs w:val="24"/>
          <w:u w:val="single"/>
          <w:lang w:val="en-US"/>
        </w:rPr>
        <w:t xml:space="preserve">PARAGRAPH </w:t>
      </w:r>
      <w:r w:rsidR="008354BC">
        <w:rPr>
          <w:rFonts w:ascii="Times New Roman" w:hAnsi="Times New Roman" w:cs="Times New Roman"/>
          <w:b/>
          <w:sz w:val="24"/>
          <w:szCs w:val="24"/>
          <w:u w:val="single"/>
          <w:lang w:val="en-US"/>
        </w:rPr>
        <w:t>#5</w:t>
      </w:r>
      <w:r w:rsidRPr="00D947D4">
        <w:rPr>
          <w:rFonts w:ascii="Times New Roman" w:hAnsi="Times New Roman" w:cs="Times New Roman"/>
          <w:b/>
          <w:sz w:val="24"/>
          <w:szCs w:val="24"/>
          <w:u w:val="single"/>
          <w:lang w:val="en-US"/>
        </w:rPr>
        <w:t xml:space="preserve"> - PARAPHRASE AND SUMMARY</w:t>
      </w:r>
    </w:p>
    <w:p w14:paraId="35CC6331" w14:textId="77777777"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8354BC">
        <w:rPr>
          <w:rFonts w:ascii="Times New Roman" w:hAnsi="Times New Roman" w:cs="Times New Roman"/>
          <w:b/>
          <w:bCs/>
          <w:szCs w:val="22"/>
          <w:lang w:val="en-US"/>
        </w:rPr>
        <w:t xml:space="preserve"> - Original:</w:t>
      </w:r>
    </w:p>
    <w:p w14:paraId="7D061F58" w14:textId="77777777" w:rsidR="008354BC" w:rsidRPr="008354BC" w:rsidRDefault="008354BC" w:rsidP="008354BC">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Zinc deficiency may be widespread among children in developing countries, along with high rates of serious infectious diseases such as diarrhoea, pneumonia, and malaria. Because zinc deficiency has been associated with diarrhoea and impaired immunity, recent studies have </w:t>
      </w:r>
      <w:r w:rsidRPr="008354BC">
        <w:rPr>
          <w:rFonts w:ascii="Times New Roman" w:hAnsi="Times New Roman" w:cs="Times New Roman"/>
          <w:szCs w:val="22"/>
          <w:lang w:val="en-US"/>
        </w:rPr>
        <w:lastRenderedPageBreak/>
        <w:t xml:space="preserve">evaluated possible therapeutic or preventive roles for supplemental zinc. These studies were conducted in a variety of settings in children who were not known to be zinc deficient, but who had degrees of undernutrition typically found in developing countries. A review of these studies provides preliminary evidence that zinc deficiency is related to the incidence or outcome of serious childhood infectious diseases, and that zinc can have therapeutic or preventive benefits. </w:t>
      </w:r>
    </w:p>
    <w:p w14:paraId="6EED7D49" w14:textId="77777777" w:rsidR="008354BC" w:rsidRDefault="008354BC" w:rsidP="008354BC">
      <w:pPr>
        <w:pStyle w:val="Default"/>
        <w:rPr>
          <w:rFonts w:ascii="Times New Roman" w:hAnsi="Times New Roman" w:cs="Times New Roman"/>
          <w:b/>
          <w:bCs/>
          <w:szCs w:val="22"/>
          <w:lang w:val="en-US"/>
        </w:rPr>
      </w:pPr>
    </w:p>
    <w:p w14:paraId="27EC3F59" w14:textId="77777777"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14:paraId="2D470D7A" w14:textId="3084FABE" w:rsidR="009B3794" w:rsidRPr="00344865" w:rsidRDefault="00AE2D43" w:rsidP="009B3794">
      <w:pPr>
        <w:rPr>
          <w:rFonts w:ascii="Times New Roman" w:hAnsi="Times New Roman" w:cs="Times New Roman"/>
          <w:sz w:val="24"/>
          <w:szCs w:val="24"/>
          <w:lang w:val="en-US"/>
        </w:rPr>
      </w:pPr>
      <w:commentRangeStart w:id="21"/>
      <w:r w:rsidRPr="00344865">
        <w:rPr>
          <w:rFonts w:ascii="Times New Roman" w:hAnsi="Times New Roman" w:cs="Times New Roman"/>
          <w:sz w:val="24"/>
          <w:szCs w:val="24"/>
          <w:lang w:val="en-US"/>
        </w:rPr>
        <w:t xml:space="preserve">In developing countries, </w:t>
      </w:r>
      <w:del w:id="22" w:author="Riana Paola" w:date="2025-03-28T13:42:00Z" w16du:dateUtc="2025-03-28T12:42:00Z">
        <w:r w:rsidRPr="00344865" w:rsidDel="000926B2">
          <w:rPr>
            <w:rFonts w:ascii="Times New Roman" w:hAnsi="Times New Roman" w:cs="Times New Roman"/>
            <w:sz w:val="24"/>
            <w:szCs w:val="24"/>
            <w:lang w:val="en-US"/>
          </w:rPr>
          <w:delText xml:space="preserve">most </w:delText>
        </w:r>
      </w:del>
      <w:ins w:id="23" w:author="Riana Paola" w:date="2025-03-28T13:42:00Z" w16du:dateUtc="2025-03-28T12:42:00Z">
        <w:r w:rsidR="000926B2">
          <w:rPr>
            <w:rFonts w:ascii="Times New Roman" w:hAnsi="Times New Roman" w:cs="Times New Roman"/>
            <w:sz w:val="24"/>
            <w:szCs w:val="24"/>
            <w:lang w:val="en-US"/>
          </w:rPr>
          <w:t>many</w:t>
        </w:r>
        <w:r w:rsidR="000926B2" w:rsidRPr="00344865">
          <w:rPr>
            <w:rFonts w:ascii="Times New Roman" w:hAnsi="Times New Roman" w:cs="Times New Roman"/>
            <w:sz w:val="24"/>
            <w:szCs w:val="24"/>
            <w:lang w:val="en-US"/>
          </w:rPr>
          <w:t xml:space="preserve"> </w:t>
        </w:r>
      </w:ins>
      <w:r w:rsidRPr="00344865">
        <w:rPr>
          <w:rFonts w:ascii="Times New Roman" w:hAnsi="Times New Roman" w:cs="Times New Roman"/>
          <w:sz w:val="24"/>
          <w:szCs w:val="24"/>
          <w:lang w:val="en-US"/>
        </w:rPr>
        <w:t xml:space="preserve">children may be zinc deficient </w:t>
      </w:r>
      <w:del w:id="24" w:author="Riana Paola" w:date="2025-03-28T13:42:00Z" w16du:dateUtc="2025-03-28T12:42:00Z">
        <w:r w:rsidR="00147EB9" w:rsidRPr="00344865" w:rsidDel="000926B2">
          <w:rPr>
            <w:rFonts w:ascii="Times New Roman" w:hAnsi="Times New Roman" w:cs="Times New Roman"/>
            <w:sz w:val="24"/>
            <w:szCs w:val="24"/>
            <w:lang w:val="en-US"/>
          </w:rPr>
          <w:delText>due to rise in</w:delText>
        </w:r>
      </w:del>
      <w:ins w:id="25" w:author="Riana Paola" w:date="2025-03-28T13:42:00Z" w16du:dateUtc="2025-03-28T12:42:00Z">
        <w:r w:rsidR="000926B2">
          <w:rPr>
            <w:rFonts w:ascii="Times New Roman" w:hAnsi="Times New Roman" w:cs="Times New Roman"/>
            <w:sz w:val="24"/>
            <w:szCs w:val="24"/>
            <w:lang w:val="en-US"/>
          </w:rPr>
          <w:t>in addition to being exposed to</w:t>
        </w:r>
      </w:ins>
      <w:r w:rsidR="00147EB9" w:rsidRPr="00344865">
        <w:rPr>
          <w:rFonts w:ascii="Times New Roman" w:hAnsi="Times New Roman" w:cs="Times New Roman"/>
          <w:sz w:val="24"/>
          <w:szCs w:val="24"/>
          <w:lang w:val="en-US"/>
        </w:rPr>
        <w:t xml:space="preserve"> </w:t>
      </w:r>
      <w:ins w:id="26" w:author="Riana Paola" w:date="2025-03-28T13:43:00Z" w16du:dateUtc="2025-03-28T12:43:00Z">
        <w:r w:rsidR="000926B2">
          <w:rPr>
            <w:rFonts w:ascii="Times New Roman" w:hAnsi="Times New Roman" w:cs="Times New Roman"/>
            <w:sz w:val="24"/>
            <w:szCs w:val="24"/>
            <w:lang w:val="en-US"/>
          </w:rPr>
          <w:t xml:space="preserve">prevalent </w:t>
        </w:r>
      </w:ins>
      <w:r w:rsidRPr="00344865">
        <w:rPr>
          <w:rFonts w:ascii="Times New Roman" w:hAnsi="Times New Roman" w:cs="Times New Roman"/>
          <w:sz w:val="24"/>
          <w:szCs w:val="24"/>
          <w:lang w:val="en-US"/>
        </w:rPr>
        <w:t>infectious disease</w:t>
      </w:r>
      <w:ins w:id="27" w:author="Riana Paola" w:date="2025-03-28T13:43:00Z" w16du:dateUtc="2025-03-28T12:43:00Z">
        <w:r w:rsidR="000926B2">
          <w:rPr>
            <w:rFonts w:ascii="Times New Roman" w:hAnsi="Times New Roman" w:cs="Times New Roman"/>
            <w:sz w:val="24"/>
            <w:szCs w:val="24"/>
            <w:lang w:val="en-US"/>
          </w:rPr>
          <w:t>s</w:t>
        </w:r>
      </w:ins>
      <w:del w:id="28" w:author="Riana Paola" w:date="2025-03-28T13:43:00Z" w16du:dateUtc="2025-03-28T12:43:00Z">
        <w:r w:rsidR="00147EB9" w:rsidRPr="00344865" w:rsidDel="000926B2">
          <w:rPr>
            <w:rFonts w:ascii="Times New Roman" w:hAnsi="Times New Roman" w:cs="Times New Roman"/>
            <w:sz w:val="24"/>
            <w:szCs w:val="24"/>
            <w:lang w:val="en-US"/>
          </w:rPr>
          <w:delText xml:space="preserve"> prevalence</w:delText>
        </w:r>
      </w:del>
      <w:commentRangeEnd w:id="21"/>
      <w:r w:rsidR="000926B2">
        <w:rPr>
          <w:rStyle w:val="CommentReference"/>
        </w:rPr>
        <w:commentReference w:id="21"/>
      </w:r>
      <w:r w:rsidR="00147EB9" w:rsidRPr="00344865">
        <w:rPr>
          <w:rFonts w:ascii="Times New Roman" w:hAnsi="Times New Roman" w:cs="Times New Roman"/>
          <w:sz w:val="24"/>
          <w:szCs w:val="24"/>
          <w:lang w:val="en-US"/>
        </w:rPr>
        <w:t xml:space="preserve">. Due to the association of zinc sufficiency with </w:t>
      </w:r>
      <w:r w:rsidR="004F2927">
        <w:rPr>
          <w:rFonts w:ascii="Times New Roman" w:hAnsi="Times New Roman" w:cs="Times New Roman"/>
          <w:sz w:val="24"/>
          <w:szCs w:val="24"/>
          <w:lang w:val="en-US"/>
        </w:rPr>
        <w:t>diarrhea and low immunity</w:t>
      </w:r>
      <w:r w:rsidR="00147EB9" w:rsidRPr="00344865">
        <w:rPr>
          <w:rFonts w:ascii="Times New Roman" w:hAnsi="Times New Roman" w:cs="Times New Roman"/>
          <w:sz w:val="24"/>
          <w:szCs w:val="24"/>
          <w:lang w:val="en-US"/>
        </w:rPr>
        <w:t xml:space="preserve">, recent studies have assessed </w:t>
      </w:r>
      <w:del w:id="29" w:author="Riana Paola" w:date="2025-03-28T13:47:00Z" w16du:dateUtc="2025-03-28T12:47:00Z">
        <w:r w:rsidR="00147EB9" w:rsidRPr="00344865" w:rsidDel="000926B2">
          <w:rPr>
            <w:rFonts w:ascii="Times New Roman" w:hAnsi="Times New Roman" w:cs="Times New Roman"/>
            <w:sz w:val="24"/>
            <w:szCs w:val="24"/>
            <w:lang w:val="en-US"/>
          </w:rPr>
          <w:delText>several ways of</w:delText>
        </w:r>
      </w:del>
      <w:ins w:id="30" w:author="Riana Paola" w:date="2025-03-28T13:47:00Z" w16du:dateUtc="2025-03-28T12:47:00Z">
        <w:r w:rsidR="000926B2">
          <w:rPr>
            <w:rFonts w:ascii="Times New Roman" w:hAnsi="Times New Roman" w:cs="Times New Roman"/>
            <w:sz w:val="24"/>
            <w:szCs w:val="24"/>
            <w:lang w:val="en-US"/>
          </w:rPr>
          <w:t>whether</w:t>
        </w:r>
      </w:ins>
      <w:r w:rsidR="00147EB9" w:rsidRPr="00344865">
        <w:rPr>
          <w:rFonts w:ascii="Times New Roman" w:hAnsi="Times New Roman" w:cs="Times New Roman"/>
          <w:sz w:val="24"/>
          <w:szCs w:val="24"/>
          <w:lang w:val="en-US"/>
        </w:rPr>
        <w:t xml:space="preserve"> supplementing zinc</w:t>
      </w:r>
      <w:ins w:id="31" w:author="Riana Paola" w:date="2025-03-28T13:47:00Z" w16du:dateUtc="2025-03-28T12:47:00Z">
        <w:r w:rsidR="000926B2">
          <w:rPr>
            <w:rFonts w:ascii="Times New Roman" w:hAnsi="Times New Roman" w:cs="Times New Roman"/>
            <w:sz w:val="24"/>
            <w:szCs w:val="24"/>
            <w:lang w:val="en-US"/>
          </w:rPr>
          <w:t xml:space="preserve"> might have preventative or curative effects</w:t>
        </w:r>
      </w:ins>
      <w:r w:rsidR="00147EB9" w:rsidRPr="00344865">
        <w:rPr>
          <w:rFonts w:ascii="Times New Roman" w:hAnsi="Times New Roman" w:cs="Times New Roman"/>
          <w:sz w:val="24"/>
          <w:szCs w:val="24"/>
          <w:lang w:val="en-US"/>
        </w:rPr>
        <w:t>.</w:t>
      </w:r>
      <w:r w:rsidR="001F00AA" w:rsidRPr="00344865">
        <w:rPr>
          <w:rFonts w:ascii="Times New Roman" w:hAnsi="Times New Roman" w:cs="Times New Roman"/>
          <w:sz w:val="24"/>
          <w:szCs w:val="24"/>
          <w:lang w:val="en-US"/>
        </w:rPr>
        <w:t xml:space="preserve"> These studies conducted investigations on children in developing countries with different levels of undernutrition. Evidence from a review of these studies show</w:t>
      </w:r>
      <w:r w:rsidR="004F2927">
        <w:rPr>
          <w:rFonts w:ascii="Times New Roman" w:hAnsi="Times New Roman" w:cs="Times New Roman"/>
          <w:sz w:val="24"/>
          <w:szCs w:val="24"/>
          <w:lang w:val="en-US"/>
        </w:rPr>
        <w:t>s</w:t>
      </w:r>
      <w:r w:rsidR="001F00AA" w:rsidRPr="00344865">
        <w:rPr>
          <w:rFonts w:ascii="Times New Roman" w:hAnsi="Times New Roman" w:cs="Times New Roman"/>
          <w:sz w:val="24"/>
          <w:szCs w:val="24"/>
          <w:lang w:val="en-US"/>
        </w:rPr>
        <w:t xml:space="preserve"> a relationship between zinc deficiency and the onset </w:t>
      </w:r>
      <w:ins w:id="32" w:author="Riana Paola" w:date="2025-03-28T13:47:00Z" w16du:dateUtc="2025-03-28T12:47:00Z">
        <w:r w:rsidR="000926B2">
          <w:rPr>
            <w:rFonts w:ascii="Times New Roman" w:hAnsi="Times New Roman" w:cs="Times New Roman"/>
            <w:sz w:val="24"/>
            <w:szCs w:val="24"/>
            <w:lang w:val="en-US"/>
          </w:rPr>
          <w:t xml:space="preserve">and outcome </w:t>
        </w:r>
      </w:ins>
      <w:r w:rsidR="001F00AA" w:rsidRPr="00344865">
        <w:rPr>
          <w:rFonts w:ascii="Times New Roman" w:hAnsi="Times New Roman" w:cs="Times New Roman"/>
          <w:sz w:val="24"/>
          <w:szCs w:val="24"/>
          <w:lang w:val="en-US"/>
        </w:rPr>
        <w:t>of childhood infectious diseases</w:t>
      </w:r>
      <w:r w:rsidR="00F8223B" w:rsidRPr="00344865">
        <w:rPr>
          <w:rFonts w:ascii="Times New Roman" w:hAnsi="Times New Roman" w:cs="Times New Roman"/>
          <w:sz w:val="24"/>
          <w:szCs w:val="24"/>
          <w:lang w:val="en-US"/>
        </w:rPr>
        <w:t>.</w:t>
      </w:r>
    </w:p>
    <w:p w14:paraId="19DCDA7D" w14:textId="77777777" w:rsidR="00147EB9" w:rsidRPr="00D947D4" w:rsidRDefault="00147EB9" w:rsidP="009B3794">
      <w:pPr>
        <w:rPr>
          <w:rFonts w:ascii="Times New Roman" w:hAnsi="Times New Roman" w:cs="Times New Roman"/>
          <w:sz w:val="24"/>
          <w:szCs w:val="24"/>
          <w:lang w:val="en-US"/>
        </w:rPr>
      </w:pPr>
    </w:p>
    <w:p w14:paraId="48B6A6BB" w14:textId="77777777" w:rsidR="00395A8E" w:rsidRDefault="00395A8E" w:rsidP="009B3794">
      <w:pPr>
        <w:jc w:val="center"/>
        <w:rPr>
          <w:rFonts w:ascii="Times New Roman" w:hAnsi="Times New Roman" w:cs="Times New Roman"/>
          <w:b/>
          <w:sz w:val="24"/>
          <w:szCs w:val="24"/>
          <w:u w:val="single"/>
          <w:lang w:val="en-US"/>
        </w:rPr>
      </w:pPr>
    </w:p>
    <w:p w14:paraId="22272C0D" w14:textId="77777777" w:rsidR="00395A8E" w:rsidRDefault="00395A8E" w:rsidP="009B3794">
      <w:pPr>
        <w:jc w:val="center"/>
        <w:rPr>
          <w:rFonts w:ascii="Times New Roman" w:hAnsi="Times New Roman" w:cs="Times New Roman"/>
          <w:b/>
          <w:sz w:val="24"/>
          <w:szCs w:val="24"/>
          <w:u w:val="single"/>
          <w:lang w:val="en-US"/>
        </w:rPr>
      </w:pPr>
    </w:p>
    <w:p w14:paraId="53D1B993" w14:textId="77777777" w:rsidR="00395A8E" w:rsidRDefault="00395A8E" w:rsidP="009B3794">
      <w:pPr>
        <w:jc w:val="center"/>
        <w:rPr>
          <w:rFonts w:ascii="Times New Roman" w:hAnsi="Times New Roman" w:cs="Times New Roman"/>
          <w:b/>
          <w:sz w:val="24"/>
          <w:szCs w:val="24"/>
          <w:u w:val="single"/>
          <w:lang w:val="en-US"/>
        </w:rPr>
      </w:pPr>
    </w:p>
    <w:p w14:paraId="2FC927DA" w14:textId="77777777" w:rsidR="00395A8E" w:rsidRDefault="00395A8E" w:rsidP="009B3794">
      <w:pPr>
        <w:jc w:val="center"/>
        <w:rPr>
          <w:rFonts w:ascii="Times New Roman" w:hAnsi="Times New Roman" w:cs="Times New Roman"/>
          <w:b/>
          <w:sz w:val="24"/>
          <w:szCs w:val="24"/>
          <w:u w:val="single"/>
          <w:lang w:val="en-US"/>
        </w:rPr>
      </w:pPr>
    </w:p>
    <w:p w14:paraId="530A9BCE" w14:textId="77777777" w:rsidR="00395A8E" w:rsidRDefault="00395A8E" w:rsidP="009B3794">
      <w:pPr>
        <w:jc w:val="center"/>
        <w:rPr>
          <w:rFonts w:ascii="Times New Roman" w:hAnsi="Times New Roman" w:cs="Times New Roman"/>
          <w:b/>
          <w:sz w:val="24"/>
          <w:szCs w:val="24"/>
          <w:u w:val="single"/>
          <w:lang w:val="en-US"/>
        </w:rPr>
      </w:pPr>
    </w:p>
    <w:p w14:paraId="5907FDDC" w14:textId="77777777" w:rsidR="00395A8E" w:rsidRDefault="00395A8E" w:rsidP="009B3794">
      <w:pPr>
        <w:jc w:val="center"/>
        <w:rPr>
          <w:rFonts w:ascii="Times New Roman" w:hAnsi="Times New Roman" w:cs="Times New Roman"/>
          <w:b/>
          <w:sz w:val="24"/>
          <w:szCs w:val="24"/>
          <w:u w:val="single"/>
          <w:lang w:val="en-US"/>
        </w:rPr>
      </w:pPr>
    </w:p>
    <w:p w14:paraId="22A2BA77" w14:textId="77777777" w:rsidR="00395A8E" w:rsidRDefault="00395A8E" w:rsidP="009B3794">
      <w:pPr>
        <w:jc w:val="center"/>
        <w:rPr>
          <w:rFonts w:ascii="Times New Roman" w:hAnsi="Times New Roman" w:cs="Times New Roman"/>
          <w:b/>
          <w:sz w:val="24"/>
          <w:szCs w:val="24"/>
          <w:u w:val="single"/>
          <w:lang w:val="en-US"/>
        </w:rPr>
      </w:pPr>
    </w:p>
    <w:p w14:paraId="57D81D07" w14:textId="77777777" w:rsidR="00395A8E" w:rsidRDefault="00395A8E" w:rsidP="009B3794">
      <w:pPr>
        <w:jc w:val="center"/>
        <w:rPr>
          <w:rFonts w:ascii="Times New Roman" w:hAnsi="Times New Roman" w:cs="Times New Roman"/>
          <w:b/>
          <w:sz w:val="24"/>
          <w:szCs w:val="24"/>
          <w:u w:val="single"/>
          <w:lang w:val="en-US"/>
        </w:rPr>
      </w:pPr>
    </w:p>
    <w:p w14:paraId="18DE7F6B" w14:textId="77777777" w:rsidR="00395A8E" w:rsidRDefault="00395A8E" w:rsidP="009B3794">
      <w:pPr>
        <w:jc w:val="center"/>
        <w:rPr>
          <w:rFonts w:ascii="Times New Roman" w:hAnsi="Times New Roman" w:cs="Times New Roman"/>
          <w:b/>
          <w:sz w:val="24"/>
          <w:szCs w:val="24"/>
          <w:u w:val="single"/>
          <w:lang w:val="en-US"/>
        </w:rPr>
      </w:pPr>
    </w:p>
    <w:p w14:paraId="2ACAF899" w14:textId="77777777" w:rsidR="00395A8E" w:rsidRDefault="00395A8E" w:rsidP="009B3794">
      <w:pPr>
        <w:jc w:val="center"/>
        <w:rPr>
          <w:rFonts w:ascii="Times New Roman" w:hAnsi="Times New Roman" w:cs="Times New Roman"/>
          <w:b/>
          <w:sz w:val="24"/>
          <w:szCs w:val="24"/>
          <w:u w:val="single"/>
          <w:lang w:val="en-US"/>
        </w:rPr>
      </w:pPr>
    </w:p>
    <w:p w14:paraId="47AFDF6C" w14:textId="77777777" w:rsidR="00395A8E" w:rsidRDefault="00395A8E" w:rsidP="009B3794">
      <w:pPr>
        <w:jc w:val="center"/>
        <w:rPr>
          <w:rFonts w:ascii="Times New Roman" w:hAnsi="Times New Roman" w:cs="Times New Roman"/>
          <w:b/>
          <w:sz w:val="24"/>
          <w:szCs w:val="24"/>
          <w:u w:val="single"/>
          <w:lang w:val="en-US"/>
        </w:rPr>
      </w:pPr>
    </w:p>
    <w:p w14:paraId="411B03E8" w14:textId="77777777" w:rsidR="00395A8E" w:rsidRDefault="00395A8E" w:rsidP="009B3794">
      <w:pPr>
        <w:jc w:val="center"/>
        <w:rPr>
          <w:rFonts w:ascii="Times New Roman" w:hAnsi="Times New Roman" w:cs="Times New Roman"/>
          <w:b/>
          <w:sz w:val="24"/>
          <w:szCs w:val="24"/>
          <w:u w:val="single"/>
          <w:lang w:val="en-US"/>
        </w:rPr>
      </w:pPr>
    </w:p>
    <w:p w14:paraId="4471B4AC" w14:textId="77777777" w:rsidR="00395A8E" w:rsidRDefault="00395A8E" w:rsidP="009B3794">
      <w:pPr>
        <w:jc w:val="center"/>
        <w:rPr>
          <w:rFonts w:ascii="Times New Roman" w:hAnsi="Times New Roman" w:cs="Times New Roman"/>
          <w:b/>
          <w:sz w:val="24"/>
          <w:szCs w:val="24"/>
          <w:u w:val="single"/>
          <w:lang w:val="en-US"/>
        </w:rPr>
      </w:pPr>
    </w:p>
    <w:p w14:paraId="592CF8B5" w14:textId="77777777" w:rsidR="00395A8E" w:rsidRDefault="00395A8E" w:rsidP="009B3794">
      <w:pPr>
        <w:jc w:val="center"/>
        <w:rPr>
          <w:rFonts w:ascii="Times New Roman" w:hAnsi="Times New Roman" w:cs="Times New Roman"/>
          <w:b/>
          <w:sz w:val="24"/>
          <w:szCs w:val="24"/>
          <w:u w:val="single"/>
          <w:lang w:val="en-US"/>
        </w:rPr>
      </w:pPr>
    </w:p>
    <w:p w14:paraId="2D4E29DF" w14:textId="77777777" w:rsidR="00395A8E" w:rsidRDefault="00395A8E" w:rsidP="009B3794">
      <w:pPr>
        <w:jc w:val="center"/>
        <w:rPr>
          <w:rFonts w:ascii="Times New Roman" w:hAnsi="Times New Roman" w:cs="Times New Roman"/>
          <w:b/>
          <w:sz w:val="24"/>
          <w:szCs w:val="24"/>
          <w:u w:val="single"/>
          <w:lang w:val="en-US"/>
        </w:rPr>
      </w:pPr>
    </w:p>
    <w:p w14:paraId="2AA91BFE" w14:textId="77777777" w:rsidR="00395A8E" w:rsidRDefault="00395A8E" w:rsidP="009B3794">
      <w:pPr>
        <w:jc w:val="center"/>
        <w:rPr>
          <w:rFonts w:ascii="Times New Roman" w:hAnsi="Times New Roman" w:cs="Times New Roman"/>
          <w:b/>
          <w:sz w:val="24"/>
          <w:szCs w:val="24"/>
          <w:u w:val="single"/>
          <w:lang w:val="en-US"/>
        </w:rPr>
      </w:pPr>
    </w:p>
    <w:p w14:paraId="34A399CB" w14:textId="77777777" w:rsidR="00395A8E" w:rsidRDefault="00395A8E" w:rsidP="009B3794">
      <w:pPr>
        <w:jc w:val="center"/>
        <w:rPr>
          <w:rFonts w:ascii="Times New Roman" w:hAnsi="Times New Roman" w:cs="Times New Roman"/>
          <w:b/>
          <w:sz w:val="24"/>
          <w:szCs w:val="24"/>
          <w:u w:val="single"/>
          <w:lang w:val="en-US"/>
        </w:rPr>
      </w:pPr>
    </w:p>
    <w:p w14:paraId="034FD545" w14:textId="77777777" w:rsidR="00395A8E" w:rsidRDefault="00395A8E" w:rsidP="009B3794">
      <w:pPr>
        <w:jc w:val="center"/>
        <w:rPr>
          <w:rFonts w:ascii="Times New Roman" w:hAnsi="Times New Roman" w:cs="Times New Roman"/>
          <w:b/>
          <w:sz w:val="24"/>
          <w:szCs w:val="24"/>
          <w:u w:val="single"/>
          <w:lang w:val="en-US"/>
        </w:rPr>
      </w:pPr>
    </w:p>
    <w:p w14:paraId="28B56759" w14:textId="77777777" w:rsidR="00395A8E" w:rsidRDefault="00395A8E" w:rsidP="009B3794">
      <w:pPr>
        <w:jc w:val="center"/>
        <w:rPr>
          <w:rFonts w:ascii="Times New Roman" w:hAnsi="Times New Roman" w:cs="Times New Roman"/>
          <w:b/>
          <w:sz w:val="24"/>
          <w:szCs w:val="24"/>
          <w:u w:val="single"/>
          <w:lang w:val="en-US"/>
        </w:rPr>
      </w:pPr>
    </w:p>
    <w:p w14:paraId="524A8C69" w14:textId="77777777" w:rsidR="00395A8E" w:rsidRDefault="00395A8E" w:rsidP="009B3794">
      <w:pPr>
        <w:jc w:val="center"/>
        <w:rPr>
          <w:rFonts w:ascii="Times New Roman" w:hAnsi="Times New Roman" w:cs="Times New Roman"/>
          <w:b/>
          <w:sz w:val="24"/>
          <w:szCs w:val="24"/>
          <w:u w:val="single"/>
          <w:lang w:val="en-US"/>
        </w:rPr>
      </w:pPr>
    </w:p>
    <w:p w14:paraId="10F98924" w14:textId="77777777" w:rsidR="00395A8E" w:rsidRDefault="00395A8E" w:rsidP="009B3794">
      <w:pPr>
        <w:jc w:val="center"/>
        <w:rPr>
          <w:rFonts w:ascii="Times New Roman" w:hAnsi="Times New Roman" w:cs="Times New Roman"/>
          <w:b/>
          <w:sz w:val="24"/>
          <w:szCs w:val="24"/>
          <w:u w:val="single"/>
          <w:lang w:val="en-US"/>
        </w:rPr>
      </w:pPr>
    </w:p>
    <w:p w14:paraId="500EDA42" w14:textId="77777777" w:rsidR="00395A8E" w:rsidRDefault="00395A8E" w:rsidP="009B3794">
      <w:pPr>
        <w:jc w:val="center"/>
        <w:rPr>
          <w:rFonts w:ascii="Times New Roman" w:hAnsi="Times New Roman" w:cs="Times New Roman"/>
          <w:b/>
          <w:sz w:val="24"/>
          <w:szCs w:val="24"/>
          <w:u w:val="single"/>
          <w:lang w:val="en-US"/>
        </w:rPr>
      </w:pPr>
    </w:p>
    <w:p w14:paraId="64D7E7F2" w14:textId="77777777" w:rsidR="00395A8E" w:rsidRDefault="00395A8E" w:rsidP="009B3794">
      <w:pPr>
        <w:jc w:val="center"/>
        <w:rPr>
          <w:rFonts w:ascii="Times New Roman" w:hAnsi="Times New Roman" w:cs="Times New Roman"/>
          <w:b/>
          <w:sz w:val="24"/>
          <w:szCs w:val="24"/>
          <w:u w:val="single"/>
          <w:lang w:val="en-US"/>
        </w:rPr>
      </w:pPr>
    </w:p>
    <w:p w14:paraId="49EA242D" w14:textId="77777777" w:rsidR="009B3794" w:rsidRPr="00A94268" w:rsidRDefault="009B3794" w:rsidP="009B3794">
      <w:pPr>
        <w:jc w:val="center"/>
        <w:rPr>
          <w:rFonts w:cstheme="minorHAnsi"/>
          <w:b/>
          <w:sz w:val="24"/>
          <w:szCs w:val="24"/>
          <w:u w:val="single"/>
          <w:lang w:val="en-US"/>
        </w:rPr>
      </w:pPr>
      <w:r w:rsidRPr="00A94268">
        <w:rPr>
          <w:rFonts w:cstheme="minorHAnsi"/>
          <w:b/>
          <w:sz w:val="24"/>
          <w:szCs w:val="24"/>
          <w:u w:val="single"/>
          <w:lang w:val="en-US"/>
        </w:rPr>
        <w:t>LITERATURE SYNTHESIS TABLE</w:t>
      </w:r>
    </w:p>
    <w:tbl>
      <w:tblPr>
        <w:tblStyle w:val="TableGrid"/>
        <w:tblW w:w="11340" w:type="dxa"/>
        <w:tblInd w:w="-1139" w:type="dxa"/>
        <w:tblLook w:val="04A0" w:firstRow="1" w:lastRow="0" w:firstColumn="1" w:lastColumn="0" w:noHBand="0" w:noVBand="1"/>
      </w:tblPr>
      <w:tblGrid>
        <w:gridCol w:w="2127"/>
        <w:gridCol w:w="3118"/>
        <w:gridCol w:w="3118"/>
        <w:gridCol w:w="2977"/>
      </w:tblGrid>
      <w:tr w:rsidR="00395A8E" w:rsidRPr="00F024F1" w14:paraId="1FD57371" w14:textId="77777777" w:rsidTr="00395A8E">
        <w:tc>
          <w:tcPr>
            <w:tcW w:w="2127" w:type="dxa"/>
          </w:tcPr>
          <w:p w14:paraId="367AB674" w14:textId="77777777" w:rsidR="00395A8E" w:rsidRPr="00F024F1" w:rsidRDefault="00395A8E" w:rsidP="009B3794">
            <w:pPr>
              <w:rPr>
                <w:rFonts w:cstheme="minorHAnsi"/>
                <w:b/>
                <w:lang w:val="en-US"/>
              </w:rPr>
            </w:pPr>
          </w:p>
        </w:tc>
        <w:tc>
          <w:tcPr>
            <w:tcW w:w="3118" w:type="dxa"/>
          </w:tcPr>
          <w:p w14:paraId="1CB64D65" w14:textId="77777777" w:rsidR="00395A8E" w:rsidRPr="00F024F1" w:rsidRDefault="00395A8E" w:rsidP="009B3794">
            <w:pPr>
              <w:rPr>
                <w:rFonts w:cstheme="minorHAnsi"/>
                <w:b/>
                <w:lang w:val="en-US"/>
              </w:rPr>
            </w:pPr>
            <w:r w:rsidRPr="00F024F1">
              <w:rPr>
                <w:rFonts w:cstheme="minorHAnsi"/>
                <w:b/>
                <w:lang w:val="en-US"/>
              </w:rPr>
              <w:t>ARTICLE 1</w:t>
            </w:r>
          </w:p>
        </w:tc>
        <w:tc>
          <w:tcPr>
            <w:tcW w:w="3118" w:type="dxa"/>
          </w:tcPr>
          <w:p w14:paraId="18C3D996" w14:textId="77777777" w:rsidR="00395A8E" w:rsidRPr="00F024F1" w:rsidRDefault="00395A8E" w:rsidP="009B3794">
            <w:pPr>
              <w:rPr>
                <w:rFonts w:cstheme="minorHAnsi"/>
                <w:b/>
                <w:lang w:val="en-US"/>
              </w:rPr>
            </w:pPr>
            <w:r w:rsidRPr="00F024F1">
              <w:rPr>
                <w:rFonts w:cstheme="minorHAnsi"/>
                <w:b/>
                <w:lang w:val="en-US"/>
              </w:rPr>
              <w:t>ARTICLE 2</w:t>
            </w:r>
          </w:p>
        </w:tc>
        <w:tc>
          <w:tcPr>
            <w:tcW w:w="2977" w:type="dxa"/>
          </w:tcPr>
          <w:p w14:paraId="2C7F0451" w14:textId="77777777" w:rsidR="00395A8E" w:rsidRPr="00F024F1" w:rsidRDefault="00395A8E" w:rsidP="009B3794">
            <w:pPr>
              <w:rPr>
                <w:rFonts w:cstheme="minorHAnsi"/>
                <w:b/>
                <w:lang w:val="en-US"/>
              </w:rPr>
            </w:pPr>
            <w:r w:rsidRPr="00F024F1">
              <w:rPr>
                <w:rFonts w:cstheme="minorHAnsi"/>
                <w:b/>
                <w:lang w:val="en-US"/>
              </w:rPr>
              <w:t>ARTICLE 3</w:t>
            </w:r>
          </w:p>
        </w:tc>
      </w:tr>
      <w:tr w:rsidR="00395A8E" w:rsidRPr="001A4CCE" w14:paraId="2D601C5E" w14:textId="77777777" w:rsidTr="00395A8E">
        <w:tc>
          <w:tcPr>
            <w:tcW w:w="2127" w:type="dxa"/>
          </w:tcPr>
          <w:p w14:paraId="5ABA6BA0" w14:textId="77777777" w:rsidR="00395A8E" w:rsidRPr="00F024F1" w:rsidRDefault="00395A8E" w:rsidP="009B3794">
            <w:pPr>
              <w:rPr>
                <w:rFonts w:cstheme="minorHAnsi"/>
                <w:b/>
                <w:lang w:val="en-US"/>
              </w:rPr>
            </w:pPr>
            <w:r w:rsidRPr="00F024F1">
              <w:rPr>
                <w:rFonts w:cstheme="minorHAnsi"/>
                <w:b/>
                <w:lang w:val="en-US"/>
              </w:rPr>
              <w:t>Title</w:t>
            </w:r>
          </w:p>
        </w:tc>
        <w:tc>
          <w:tcPr>
            <w:tcW w:w="3118" w:type="dxa"/>
          </w:tcPr>
          <w:p w14:paraId="3CBFAE18" w14:textId="77777777" w:rsidR="00395A8E" w:rsidRPr="00F024F1" w:rsidRDefault="00395A8E" w:rsidP="009B3794">
            <w:pPr>
              <w:rPr>
                <w:rFonts w:cstheme="minorHAnsi"/>
                <w:lang w:val="en-US"/>
              </w:rPr>
            </w:pPr>
            <w:r w:rsidRPr="00F024F1">
              <w:rPr>
                <w:rFonts w:cstheme="minorHAnsi"/>
                <w:lang w:val="en-US"/>
              </w:rPr>
              <w:t>Determining Important Parameters in the Spread of Malaria Through the Sensitivity Analysis of a Mathematical Model</w:t>
            </w:r>
          </w:p>
        </w:tc>
        <w:tc>
          <w:tcPr>
            <w:tcW w:w="3118" w:type="dxa"/>
          </w:tcPr>
          <w:p w14:paraId="2086A7D0" w14:textId="77777777" w:rsidR="004B6E3B" w:rsidRPr="00F024F1" w:rsidRDefault="004B6E3B" w:rsidP="004B6E3B">
            <w:pPr>
              <w:autoSpaceDE w:val="0"/>
              <w:autoSpaceDN w:val="0"/>
              <w:adjustRightInd w:val="0"/>
              <w:rPr>
                <w:rFonts w:cstheme="minorHAnsi"/>
                <w:color w:val="000000" w:themeColor="text1"/>
                <w:lang w:val="en-US"/>
              </w:rPr>
            </w:pPr>
            <w:r w:rsidRPr="00F024F1">
              <w:rPr>
                <w:rFonts w:cstheme="minorHAnsi"/>
                <w:color w:val="000000" w:themeColor="text1"/>
                <w:lang w:val="en-US"/>
              </w:rPr>
              <w:t>Towards malaria control and elimination in Ghana: challenges and decision</w:t>
            </w:r>
          </w:p>
          <w:p w14:paraId="68E088EA" w14:textId="77777777" w:rsidR="00395A8E" w:rsidRPr="00F024F1" w:rsidRDefault="004B6E3B" w:rsidP="004B6E3B">
            <w:pPr>
              <w:rPr>
                <w:rFonts w:cstheme="minorHAnsi"/>
                <w:lang w:val="en-US"/>
              </w:rPr>
            </w:pPr>
            <w:r w:rsidRPr="00F024F1">
              <w:rPr>
                <w:rFonts w:cstheme="minorHAnsi"/>
                <w:color w:val="000000" w:themeColor="text1"/>
                <w:lang w:val="en-US"/>
              </w:rPr>
              <w:t>making tools to guide planning</w:t>
            </w:r>
          </w:p>
        </w:tc>
        <w:tc>
          <w:tcPr>
            <w:tcW w:w="2977" w:type="dxa"/>
          </w:tcPr>
          <w:p w14:paraId="08F15540" w14:textId="77777777" w:rsidR="00395A8E" w:rsidRPr="00F024F1" w:rsidRDefault="00F0344A" w:rsidP="009B3794">
            <w:pPr>
              <w:rPr>
                <w:rFonts w:cstheme="minorHAnsi"/>
                <w:lang w:val="en-US"/>
              </w:rPr>
            </w:pPr>
            <w:r w:rsidRPr="00F024F1">
              <w:rPr>
                <w:rFonts w:cstheme="minorHAnsi"/>
                <w:lang w:val="en-US"/>
              </w:rPr>
              <w:t>Sub-national tailoring of malaria interventions in Mainland Tanzania: simulation of the impact of strata-specific intervention combinations using modelling</w:t>
            </w:r>
          </w:p>
        </w:tc>
      </w:tr>
      <w:tr w:rsidR="00395A8E" w:rsidRPr="00F024F1" w14:paraId="5836243D" w14:textId="77777777" w:rsidTr="00395A8E">
        <w:tc>
          <w:tcPr>
            <w:tcW w:w="2127" w:type="dxa"/>
          </w:tcPr>
          <w:p w14:paraId="5B2D0AC1" w14:textId="77777777" w:rsidR="00395A8E" w:rsidRPr="00F024F1" w:rsidRDefault="00395A8E" w:rsidP="009B3794">
            <w:pPr>
              <w:rPr>
                <w:rFonts w:cstheme="minorHAnsi"/>
                <w:b/>
                <w:lang w:val="en-US"/>
              </w:rPr>
            </w:pPr>
            <w:r w:rsidRPr="00F024F1">
              <w:rPr>
                <w:rFonts w:cstheme="minorHAnsi"/>
                <w:b/>
                <w:lang w:val="en-US"/>
              </w:rPr>
              <w:t>Source and authors</w:t>
            </w:r>
          </w:p>
        </w:tc>
        <w:tc>
          <w:tcPr>
            <w:tcW w:w="3118" w:type="dxa"/>
          </w:tcPr>
          <w:p w14:paraId="6A026853" w14:textId="77777777" w:rsidR="00E205AD" w:rsidRPr="00F024F1" w:rsidRDefault="00E205AD" w:rsidP="009B3794">
            <w:pPr>
              <w:rPr>
                <w:rFonts w:cstheme="minorHAnsi"/>
                <w:lang w:val="en-US"/>
              </w:rPr>
            </w:pPr>
            <w:r w:rsidRPr="00F024F1">
              <w:rPr>
                <w:rFonts w:cstheme="minorHAnsi"/>
                <w:lang w:val="en-US"/>
              </w:rPr>
              <w:t>PubMed</w:t>
            </w:r>
          </w:p>
          <w:p w14:paraId="79692CAA" w14:textId="77777777" w:rsidR="00E205AD" w:rsidRPr="00F024F1" w:rsidRDefault="00E205AD" w:rsidP="009B3794">
            <w:pPr>
              <w:rPr>
                <w:rFonts w:cstheme="minorHAnsi"/>
                <w:lang w:val="en-US"/>
              </w:rPr>
            </w:pPr>
          </w:p>
          <w:p w14:paraId="52E360E8" w14:textId="77777777" w:rsidR="00395A8E" w:rsidRPr="00F024F1" w:rsidRDefault="00174EF1" w:rsidP="009B3794">
            <w:pPr>
              <w:rPr>
                <w:rFonts w:cstheme="minorHAnsi"/>
                <w:lang w:val="fr-FR"/>
              </w:rPr>
            </w:pPr>
            <w:r w:rsidRPr="00F024F1">
              <w:rPr>
                <w:rFonts w:cstheme="minorHAnsi"/>
                <w:lang w:val="en-US"/>
              </w:rPr>
              <w:t>(</w:t>
            </w:r>
            <w:r w:rsidR="00395A8E" w:rsidRPr="00F024F1">
              <w:rPr>
                <w:rFonts w:cstheme="minorHAnsi"/>
                <w:lang w:val="en-US"/>
              </w:rPr>
              <w:t>Chitnis et al.</w:t>
            </w:r>
            <w:r w:rsidR="00E205AD" w:rsidRPr="00F024F1">
              <w:rPr>
                <w:rFonts w:cstheme="minorHAnsi"/>
                <w:lang w:val="en-US"/>
              </w:rPr>
              <w:t>, 2008</w:t>
            </w:r>
            <w:r w:rsidRPr="00F024F1">
              <w:rPr>
                <w:rFonts w:cstheme="minorHAnsi"/>
                <w:lang w:val="en-US"/>
              </w:rPr>
              <w:t>)</w:t>
            </w:r>
          </w:p>
        </w:tc>
        <w:tc>
          <w:tcPr>
            <w:tcW w:w="3118" w:type="dxa"/>
          </w:tcPr>
          <w:p w14:paraId="78097487" w14:textId="77777777" w:rsidR="00E205AD" w:rsidRPr="00F024F1" w:rsidRDefault="00E205AD" w:rsidP="00E205AD">
            <w:pPr>
              <w:rPr>
                <w:rFonts w:cstheme="minorHAnsi"/>
                <w:lang w:val="en-US"/>
              </w:rPr>
            </w:pPr>
            <w:r w:rsidRPr="00F024F1">
              <w:rPr>
                <w:rFonts w:cstheme="minorHAnsi"/>
                <w:lang w:val="en-US"/>
              </w:rPr>
              <w:t>Google Scholar</w:t>
            </w:r>
          </w:p>
          <w:p w14:paraId="1DC84D7D" w14:textId="77777777" w:rsidR="00395A8E" w:rsidRPr="00F024F1" w:rsidRDefault="00395A8E" w:rsidP="009B3794">
            <w:pPr>
              <w:rPr>
                <w:rFonts w:cstheme="minorHAnsi"/>
                <w:lang w:val="fr-FR"/>
              </w:rPr>
            </w:pPr>
          </w:p>
          <w:p w14:paraId="2851845C" w14:textId="77777777" w:rsidR="00395A8E" w:rsidRPr="00F024F1" w:rsidRDefault="00395A8E" w:rsidP="001B3268">
            <w:pPr>
              <w:rPr>
                <w:rFonts w:cstheme="minorHAnsi"/>
                <w:lang w:val="en-US"/>
              </w:rPr>
            </w:pPr>
            <w:r w:rsidRPr="00F024F1">
              <w:rPr>
                <w:rFonts w:cstheme="minorHAnsi"/>
                <w:lang w:val="fr-FR"/>
              </w:rPr>
              <w:t xml:space="preserve"> </w:t>
            </w:r>
            <w:r w:rsidR="00174EF1" w:rsidRPr="00F024F1">
              <w:rPr>
                <w:rFonts w:cstheme="minorHAnsi"/>
                <w:lang w:val="en-US"/>
              </w:rPr>
              <w:t>(</w:t>
            </w:r>
            <w:r w:rsidR="001B3268" w:rsidRPr="00F024F1">
              <w:rPr>
                <w:rFonts w:cstheme="minorHAnsi"/>
                <w:lang w:val="en-US"/>
              </w:rPr>
              <w:t xml:space="preserve">Awine </w:t>
            </w:r>
            <w:r w:rsidRPr="00F024F1">
              <w:rPr>
                <w:rFonts w:cstheme="minorHAnsi"/>
                <w:lang w:val="en-US"/>
              </w:rPr>
              <w:t>et al.</w:t>
            </w:r>
            <w:r w:rsidR="001B3268" w:rsidRPr="00F024F1">
              <w:rPr>
                <w:rFonts w:cstheme="minorHAnsi"/>
                <w:lang w:val="en-US"/>
              </w:rPr>
              <w:t>, 2017</w:t>
            </w:r>
            <w:r w:rsidR="00174EF1" w:rsidRPr="00F024F1">
              <w:rPr>
                <w:rFonts w:cstheme="minorHAnsi"/>
                <w:lang w:val="en-US"/>
              </w:rPr>
              <w:t>)</w:t>
            </w:r>
          </w:p>
        </w:tc>
        <w:tc>
          <w:tcPr>
            <w:tcW w:w="2977" w:type="dxa"/>
          </w:tcPr>
          <w:p w14:paraId="5A4F8FFE" w14:textId="77777777" w:rsidR="00395A8E" w:rsidRPr="00F024F1" w:rsidRDefault="00F0344A" w:rsidP="009B3794">
            <w:pPr>
              <w:rPr>
                <w:rFonts w:cstheme="minorHAnsi"/>
                <w:lang w:val="en-US"/>
              </w:rPr>
            </w:pPr>
            <w:r w:rsidRPr="00F024F1">
              <w:rPr>
                <w:rFonts w:cstheme="minorHAnsi"/>
                <w:lang w:val="en-US"/>
              </w:rPr>
              <w:t>Google Scholar</w:t>
            </w:r>
          </w:p>
          <w:p w14:paraId="3953E38F" w14:textId="77777777" w:rsidR="00F0344A" w:rsidRPr="00F024F1" w:rsidRDefault="00F0344A" w:rsidP="009B3794">
            <w:pPr>
              <w:rPr>
                <w:rFonts w:cstheme="minorHAnsi"/>
                <w:lang w:val="en-US"/>
              </w:rPr>
            </w:pPr>
          </w:p>
          <w:p w14:paraId="624DA815" w14:textId="77777777" w:rsidR="00F0344A" w:rsidRPr="00F024F1" w:rsidRDefault="00F0344A" w:rsidP="009B3794">
            <w:pPr>
              <w:rPr>
                <w:rFonts w:cstheme="minorHAnsi"/>
                <w:lang w:val="en-US"/>
              </w:rPr>
            </w:pPr>
            <w:r w:rsidRPr="00F024F1">
              <w:rPr>
                <w:rFonts w:cstheme="minorHAnsi"/>
                <w:lang w:val="en-US"/>
              </w:rPr>
              <w:t>(Runge et al., 2022)</w:t>
            </w:r>
          </w:p>
        </w:tc>
      </w:tr>
      <w:tr w:rsidR="00395A8E" w:rsidRPr="001A4CCE" w14:paraId="175BE2D2" w14:textId="77777777" w:rsidTr="00395A8E">
        <w:tc>
          <w:tcPr>
            <w:tcW w:w="2127" w:type="dxa"/>
          </w:tcPr>
          <w:p w14:paraId="3019269B" w14:textId="77777777" w:rsidR="00395A8E" w:rsidRPr="00F024F1" w:rsidRDefault="00395A8E" w:rsidP="009B3794">
            <w:pPr>
              <w:rPr>
                <w:rFonts w:cstheme="minorHAnsi"/>
                <w:b/>
                <w:lang w:val="en-US"/>
              </w:rPr>
            </w:pPr>
            <w:r w:rsidRPr="00F024F1">
              <w:rPr>
                <w:rFonts w:cstheme="minorHAnsi"/>
                <w:b/>
                <w:lang w:val="en-US"/>
              </w:rPr>
              <w:t>Key points</w:t>
            </w:r>
          </w:p>
        </w:tc>
        <w:tc>
          <w:tcPr>
            <w:tcW w:w="3118" w:type="dxa"/>
          </w:tcPr>
          <w:p w14:paraId="4FEAD81B" w14:textId="77777777" w:rsidR="00395A8E" w:rsidRPr="00F024F1" w:rsidRDefault="00155066" w:rsidP="00155066">
            <w:pPr>
              <w:rPr>
                <w:rFonts w:cstheme="minorHAnsi"/>
                <w:lang w:val="en-US"/>
              </w:rPr>
            </w:pPr>
            <w:r w:rsidRPr="00F024F1">
              <w:rPr>
                <w:rFonts w:cstheme="minorHAnsi"/>
                <w:lang w:val="en-US"/>
              </w:rPr>
              <w:t>-</w:t>
            </w:r>
            <w:r w:rsidR="00174EF1" w:rsidRPr="00F024F1">
              <w:rPr>
                <w:rFonts w:cstheme="minorHAnsi"/>
                <w:lang w:val="en-US"/>
              </w:rPr>
              <w:t xml:space="preserve">They </w:t>
            </w:r>
            <w:r w:rsidRPr="00F024F1">
              <w:rPr>
                <w:rFonts w:cstheme="minorHAnsi"/>
                <w:lang w:val="en-US"/>
              </w:rPr>
              <w:t>performed sens</w:t>
            </w:r>
            <w:r w:rsidR="00174EF1" w:rsidRPr="00F024F1">
              <w:rPr>
                <w:rFonts w:cstheme="minorHAnsi"/>
                <w:lang w:val="en-US"/>
              </w:rPr>
              <w:t xml:space="preserve">itivity analysis to </w:t>
            </w:r>
            <w:r w:rsidRPr="00F024F1">
              <w:rPr>
                <w:rFonts w:cstheme="minorHAnsi"/>
                <w:lang w:val="en-US"/>
              </w:rPr>
              <w:t>determine important parameters in the spread of malaria</w:t>
            </w:r>
            <w:r w:rsidR="00A94268" w:rsidRPr="00F024F1">
              <w:rPr>
                <w:rFonts w:cstheme="minorHAnsi"/>
                <w:lang w:val="en-US"/>
              </w:rPr>
              <w:t xml:space="preserve"> to enable them suggest interventions</w:t>
            </w:r>
            <w:r w:rsidRPr="00F024F1">
              <w:rPr>
                <w:rFonts w:cstheme="minorHAnsi"/>
                <w:lang w:val="en-US"/>
              </w:rPr>
              <w:t>.</w:t>
            </w:r>
          </w:p>
          <w:p w14:paraId="7F716ECD" w14:textId="77777777" w:rsidR="00155066" w:rsidRPr="00F024F1" w:rsidRDefault="00155066" w:rsidP="00155066">
            <w:pPr>
              <w:rPr>
                <w:rFonts w:cstheme="minorHAnsi"/>
                <w:lang w:val="en-US"/>
              </w:rPr>
            </w:pPr>
          </w:p>
          <w:p w14:paraId="3DB4BD5D" w14:textId="77777777" w:rsidR="00155066" w:rsidRPr="00F024F1" w:rsidRDefault="00155066" w:rsidP="00155066">
            <w:pPr>
              <w:rPr>
                <w:rFonts w:cstheme="minorHAnsi"/>
                <w:lang w:val="en-US"/>
              </w:rPr>
            </w:pPr>
            <w:r w:rsidRPr="00F024F1">
              <w:rPr>
                <w:rFonts w:cstheme="minorHAnsi"/>
                <w:lang w:val="en-US"/>
              </w:rPr>
              <w:t>-In low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0A1D90" w:rsidRPr="00F024F1">
              <w:rPr>
                <w:rFonts w:cstheme="minorHAnsi"/>
                <w:lang w:val="en-US"/>
              </w:rPr>
              <w:t xml:space="preserve"> and equilibrium disease prevalence</w:t>
            </w:r>
            <w:r w:rsidRPr="00F024F1">
              <w:rPr>
                <w:rFonts w:cstheme="minorHAnsi"/>
                <w:lang w:val="en-US"/>
              </w:rPr>
              <w:t xml:space="preserve"> is the </w:t>
            </w:r>
            <w:r w:rsidR="00CC1E9F" w:rsidRPr="00F024F1">
              <w:rPr>
                <w:rFonts w:cstheme="minorHAnsi"/>
                <w:lang w:val="en-US"/>
              </w:rPr>
              <w:t>mosquito biting</w:t>
            </w:r>
            <w:r w:rsidRPr="00F024F1">
              <w:rPr>
                <w:rFonts w:cstheme="minorHAnsi"/>
                <w:lang w:val="en-US"/>
              </w:rPr>
              <w:t xml:space="preserve"> rate</w:t>
            </w:r>
            <w:r w:rsidR="00CC1E9F" w:rsidRPr="00F024F1">
              <w:rPr>
                <w:rFonts w:cstheme="minorHAnsi"/>
                <w:lang w:val="en-US"/>
              </w:rPr>
              <w:t>.</w:t>
            </w:r>
          </w:p>
          <w:p w14:paraId="59D15B3F" w14:textId="77777777" w:rsidR="00CC1E9F" w:rsidRPr="00F024F1" w:rsidRDefault="00CC1E9F" w:rsidP="00155066">
            <w:pPr>
              <w:rPr>
                <w:rFonts w:cstheme="minorHAnsi"/>
                <w:lang w:val="en-US"/>
              </w:rPr>
            </w:pPr>
          </w:p>
          <w:p w14:paraId="4FA65E25" w14:textId="77777777" w:rsidR="00CC1E9F" w:rsidRPr="00F024F1" w:rsidRDefault="00CC1E9F" w:rsidP="00155066">
            <w:pPr>
              <w:rPr>
                <w:rFonts w:cstheme="minorHAnsi"/>
                <w:lang w:val="en-US"/>
              </w:rPr>
            </w:pPr>
            <w:r w:rsidRPr="00F024F1">
              <w:rPr>
                <w:rFonts w:cstheme="minorHAnsi"/>
                <w:lang w:val="en-US"/>
              </w:rPr>
              <w:t>- In this setting, malaria control strategies that reduce mosquito-human contacts, such as the use of insecticide-treated bed nets (ITNs) and indoor residual spraying (IRS) are recommended.</w:t>
            </w:r>
          </w:p>
          <w:p w14:paraId="3C769E9D" w14:textId="77777777" w:rsidR="00A94268" w:rsidRPr="00F024F1" w:rsidRDefault="00A94268" w:rsidP="00155066">
            <w:pPr>
              <w:rPr>
                <w:rFonts w:cstheme="minorHAnsi"/>
                <w:lang w:val="en-US"/>
              </w:rPr>
            </w:pPr>
          </w:p>
          <w:p w14:paraId="2DAFB977" w14:textId="77777777" w:rsidR="00A94268" w:rsidRPr="00F024F1" w:rsidRDefault="00A94268" w:rsidP="00A94268">
            <w:pPr>
              <w:rPr>
                <w:rFonts w:cstheme="minorHAnsi"/>
                <w:lang w:val="en-US"/>
              </w:rPr>
            </w:pPr>
            <w:r w:rsidRPr="00F024F1">
              <w:rPr>
                <w:rFonts w:cstheme="minorHAnsi"/>
                <w:lang w:val="en-US"/>
              </w:rPr>
              <w:t>- In high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F50B1F" w:rsidRPr="00F024F1">
              <w:rPr>
                <w:rFonts w:cstheme="minorHAnsi"/>
                <w:lang w:val="en-US"/>
              </w:rPr>
              <w:t xml:space="preserve"> and equilibrium </w:t>
            </w:r>
            <w:r w:rsidR="000A1D90" w:rsidRPr="00F024F1">
              <w:rPr>
                <w:rFonts w:cstheme="minorHAnsi"/>
                <w:lang w:val="en-US"/>
              </w:rPr>
              <w:t>dise</w:t>
            </w:r>
            <w:r w:rsidR="00F50B1F" w:rsidRPr="00F024F1">
              <w:rPr>
                <w:rFonts w:cstheme="minorHAnsi"/>
                <w:lang w:val="en-US"/>
              </w:rPr>
              <w:t>ase prevalence</w:t>
            </w:r>
            <w:r w:rsidRPr="00F024F1">
              <w:rPr>
                <w:rFonts w:cstheme="minorHAnsi"/>
                <w:lang w:val="en-US"/>
              </w:rPr>
              <w:t xml:space="preserve"> is the mosquito biting rate and human rate of recovery</w:t>
            </w:r>
            <w:r w:rsidR="00F50B1F" w:rsidRPr="00F024F1">
              <w:rPr>
                <w:rFonts w:cstheme="minorHAnsi"/>
                <w:lang w:val="en-US"/>
              </w:rPr>
              <w:t xml:space="preserve">, respectively </w:t>
            </w:r>
          </w:p>
          <w:p w14:paraId="496AC832" w14:textId="77777777" w:rsidR="00A94268" w:rsidRPr="00F024F1" w:rsidRDefault="00A94268" w:rsidP="00155066">
            <w:pPr>
              <w:rPr>
                <w:rFonts w:cstheme="minorHAnsi"/>
                <w:lang w:val="en-US"/>
              </w:rPr>
            </w:pPr>
          </w:p>
          <w:p w14:paraId="208F0853" w14:textId="77777777" w:rsidR="001D33AB" w:rsidRPr="00F024F1" w:rsidRDefault="00155066" w:rsidP="00CC1E9F">
            <w:pPr>
              <w:rPr>
                <w:rFonts w:cstheme="minorHAnsi"/>
                <w:lang w:val="en-US"/>
              </w:rPr>
            </w:pPr>
            <w:r w:rsidRPr="00F024F1">
              <w:rPr>
                <w:rFonts w:cstheme="minorHAnsi"/>
                <w:lang w:val="en-US"/>
              </w:rPr>
              <w:t>-</w:t>
            </w:r>
            <w:r w:rsidR="00A94268" w:rsidRPr="00F024F1">
              <w:rPr>
                <w:rFonts w:cstheme="minorHAnsi"/>
                <w:lang w:val="en-US"/>
              </w:rPr>
              <w:t xml:space="preserve"> </w:t>
            </w:r>
            <w:r w:rsidR="000A1D90" w:rsidRPr="00F024F1">
              <w:rPr>
                <w:rFonts w:cstheme="minorHAnsi"/>
                <w:lang w:val="en-US"/>
              </w:rPr>
              <w:t>In this setting, malaria control s</w:t>
            </w:r>
            <w:r w:rsidR="00A94268" w:rsidRPr="00F024F1">
              <w:rPr>
                <w:rFonts w:cstheme="minorHAnsi"/>
                <w:lang w:val="en-US"/>
              </w:rPr>
              <w:t>trategies that reduce mosquito-human contacts, such as the use of ITN</w:t>
            </w:r>
            <w:r w:rsidR="00CC1E9F" w:rsidRPr="00F024F1">
              <w:rPr>
                <w:rFonts w:cstheme="minorHAnsi"/>
                <w:lang w:val="en-US"/>
              </w:rPr>
              <w:t>s</w:t>
            </w:r>
            <w:r w:rsidR="00A94268" w:rsidRPr="00F024F1">
              <w:rPr>
                <w:rFonts w:cstheme="minorHAnsi"/>
                <w:lang w:val="en-US"/>
              </w:rPr>
              <w:t xml:space="preserve"> and </w:t>
            </w:r>
            <w:r w:rsidR="00CC1E9F" w:rsidRPr="00F024F1">
              <w:rPr>
                <w:rFonts w:cstheme="minorHAnsi"/>
                <w:lang w:val="en-US"/>
              </w:rPr>
              <w:t>IRS</w:t>
            </w:r>
            <w:r w:rsidR="00A94268" w:rsidRPr="00F024F1">
              <w:rPr>
                <w:rFonts w:cstheme="minorHAnsi"/>
                <w:lang w:val="en-US"/>
              </w:rPr>
              <w:t xml:space="preserve"> </w:t>
            </w:r>
            <w:r w:rsidR="000A1D90" w:rsidRPr="00F024F1">
              <w:rPr>
                <w:rFonts w:cstheme="minorHAnsi"/>
                <w:lang w:val="en-US"/>
              </w:rPr>
              <w:t xml:space="preserve">as well as effective case </w:t>
            </w:r>
            <w:r w:rsidR="000A1D90" w:rsidRPr="00F024F1">
              <w:rPr>
                <w:rFonts w:cstheme="minorHAnsi"/>
                <w:lang w:val="en-US"/>
              </w:rPr>
              <w:lastRenderedPageBreak/>
              <w:t xml:space="preserve">management are recommended. </w:t>
            </w:r>
          </w:p>
        </w:tc>
        <w:tc>
          <w:tcPr>
            <w:tcW w:w="3118" w:type="dxa"/>
          </w:tcPr>
          <w:p w14:paraId="2A3F09AE" w14:textId="77777777" w:rsidR="00687D48" w:rsidRPr="00F024F1" w:rsidRDefault="001E5AF7" w:rsidP="00687D48">
            <w:pPr>
              <w:autoSpaceDE w:val="0"/>
              <w:autoSpaceDN w:val="0"/>
              <w:adjustRightInd w:val="0"/>
              <w:rPr>
                <w:rFonts w:cstheme="minorHAnsi"/>
                <w:lang w:val="en-US"/>
              </w:rPr>
            </w:pPr>
            <w:r w:rsidRPr="00F024F1">
              <w:rPr>
                <w:rFonts w:cstheme="minorHAnsi"/>
                <w:lang w:val="en-US"/>
              </w:rPr>
              <w:lastRenderedPageBreak/>
              <w:t>-</w:t>
            </w:r>
            <w:r w:rsidR="00687D48" w:rsidRPr="00F024F1">
              <w:rPr>
                <w:rFonts w:cstheme="minorHAnsi"/>
                <w:lang w:val="en-US"/>
              </w:rPr>
              <w:t xml:space="preserve"> They</w:t>
            </w:r>
            <w:r w:rsidR="00B35C91" w:rsidRPr="00F024F1">
              <w:rPr>
                <w:rFonts w:cstheme="minorHAnsi"/>
                <w:lang w:val="en-US"/>
              </w:rPr>
              <w:t xml:space="preserve"> </w:t>
            </w:r>
            <w:r w:rsidR="00687D48" w:rsidRPr="00F024F1">
              <w:rPr>
                <w:rFonts w:cstheme="minorHAnsi"/>
                <w:lang w:val="en-US"/>
              </w:rPr>
              <w:t>described the malaria situation in Ghana</w:t>
            </w:r>
          </w:p>
          <w:p w14:paraId="4F633486" w14:textId="77777777" w:rsidR="00687D48" w:rsidRPr="00F024F1" w:rsidRDefault="00687D48" w:rsidP="00687D48">
            <w:pPr>
              <w:autoSpaceDE w:val="0"/>
              <w:autoSpaceDN w:val="0"/>
              <w:adjustRightInd w:val="0"/>
              <w:rPr>
                <w:rFonts w:cstheme="minorHAnsi"/>
                <w:lang w:val="en-US"/>
              </w:rPr>
            </w:pPr>
            <w:r w:rsidRPr="00F024F1">
              <w:rPr>
                <w:rFonts w:cstheme="minorHAnsi"/>
                <w:lang w:val="en-US"/>
              </w:rPr>
              <w:t>and gave a brief account of how mathematical models can</w:t>
            </w:r>
          </w:p>
          <w:p w14:paraId="2BE2CA21" w14:textId="77777777" w:rsidR="00687D48" w:rsidRPr="00F024F1" w:rsidRDefault="00687D48" w:rsidP="00687D48">
            <w:pPr>
              <w:autoSpaceDE w:val="0"/>
              <w:autoSpaceDN w:val="0"/>
              <w:adjustRightInd w:val="0"/>
              <w:rPr>
                <w:rFonts w:cstheme="minorHAnsi"/>
                <w:lang w:val="en-US"/>
              </w:rPr>
            </w:pPr>
            <w:r w:rsidRPr="00F024F1">
              <w:rPr>
                <w:rFonts w:cstheme="minorHAnsi"/>
                <w:lang w:val="en-US"/>
              </w:rPr>
              <w:t>be used in the Ghanaian context towards a more</w:t>
            </w:r>
          </w:p>
          <w:p w14:paraId="36711879" w14:textId="77777777" w:rsidR="00687D48" w:rsidRPr="00F024F1" w:rsidRDefault="00687D48" w:rsidP="00687D48">
            <w:pPr>
              <w:rPr>
                <w:rFonts w:cstheme="minorHAnsi"/>
                <w:lang w:val="en-US"/>
              </w:rPr>
            </w:pPr>
            <w:r w:rsidRPr="00F024F1">
              <w:rPr>
                <w:rFonts w:cstheme="minorHAnsi"/>
                <w:lang w:val="en-US"/>
              </w:rPr>
              <w:t>informed malaria control and elimination programme</w:t>
            </w:r>
          </w:p>
          <w:p w14:paraId="2BC4B48C" w14:textId="77777777" w:rsidR="00687D48" w:rsidRPr="00F024F1" w:rsidRDefault="00687D48" w:rsidP="00687D48">
            <w:pPr>
              <w:rPr>
                <w:rFonts w:cstheme="minorHAnsi"/>
                <w:lang w:val="en-US"/>
              </w:rPr>
            </w:pPr>
          </w:p>
          <w:p w14:paraId="344F297D" w14:textId="77777777" w:rsidR="00395A8E" w:rsidRPr="00F024F1" w:rsidRDefault="00687D48" w:rsidP="001875EB">
            <w:pPr>
              <w:rPr>
                <w:rFonts w:eastAsia="Times New Roman" w:cstheme="minorHAnsi"/>
                <w:lang w:val="en-US" w:eastAsia="de-CH"/>
              </w:rPr>
            </w:pPr>
            <w:r w:rsidRPr="00F024F1">
              <w:rPr>
                <w:rFonts w:cstheme="minorHAnsi"/>
                <w:lang w:val="en-US"/>
              </w:rPr>
              <w:t>-</w:t>
            </w:r>
            <w:r w:rsidR="00B35C91" w:rsidRPr="00F024F1">
              <w:rPr>
                <w:rFonts w:eastAsia="Times New Roman" w:cstheme="minorHAnsi"/>
                <w:lang w:val="en-US" w:eastAsia="de-CH"/>
              </w:rPr>
              <w:t>Mathematical models can provide insight into</w:t>
            </w:r>
            <w:r w:rsidR="001875EB" w:rsidRPr="00F024F1">
              <w:rPr>
                <w:rFonts w:eastAsia="Times New Roman" w:cstheme="minorHAnsi"/>
                <w:lang w:val="en-US" w:eastAsia="de-CH"/>
              </w:rPr>
              <w:t xml:space="preserve"> malaria transmission dynamics by </w:t>
            </w:r>
            <w:r w:rsidR="00B35C91" w:rsidRPr="00F024F1">
              <w:rPr>
                <w:rFonts w:eastAsia="Times New Roman" w:cstheme="minorHAnsi"/>
                <w:lang w:val="en-US" w:eastAsia="de-CH"/>
              </w:rPr>
              <w:t>help</w:t>
            </w:r>
            <w:r w:rsidR="001875EB" w:rsidRPr="00F024F1">
              <w:rPr>
                <w:rFonts w:eastAsia="Times New Roman" w:cstheme="minorHAnsi"/>
                <w:lang w:val="en-US" w:eastAsia="de-CH"/>
              </w:rPr>
              <w:t>ing to</w:t>
            </w:r>
            <w:r w:rsidR="00B35C91" w:rsidRPr="00F024F1">
              <w:rPr>
                <w:rFonts w:eastAsia="Times New Roman" w:cstheme="minorHAnsi"/>
                <w:lang w:val="en-US" w:eastAsia="de-CH"/>
              </w:rPr>
              <w:t xml:space="preserve"> evaluate the impact and cost-effectiveness of interventions.</w:t>
            </w:r>
          </w:p>
          <w:p w14:paraId="5BF776F3" w14:textId="77777777" w:rsidR="001875EB" w:rsidRPr="00F024F1" w:rsidRDefault="001875EB" w:rsidP="001875EB">
            <w:pPr>
              <w:rPr>
                <w:rFonts w:eastAsia="Times New Roman" w:cstheme="minorHAnsi"/>
                <w:lang w:val="en-US" w:eastAsia="de-CH"/>
              </w:rPr>
            </w:pPr>
          </w:p>
          <w:p w14:paraId="3F9B409D" w14:textId="77777777" w:rsidR="00687D48" w:rsidRPr="00F024F1" w:rsidRDefault="001875EB" w:rsidP="00687D48">
            <w:pPr>
              <w:rPr>
                <w:rFonts w:eastAsia="Times New Roman" w:cstheme="minorHAnsi"/>
                <w:lang w:val="en-US" w:eastAsia="de-CH"/>
              </w:rPr>
            </w:pPr>
            <w:r w:rsidRPr="00F024F1">
              <w:rPr>
                <w:rFonts w:eastAsia="Times New Roman" w:cstheme="minorHAnsi"/>
                <w:lang w:val="en-US" w:eastAsia="de-CH"/>
              </w:rPr>
              <w:t>-</w:t>
            </w:r>
            <w:r w:rsidR="00687D48" w:rsidRPr="00F024F1">
              <w:rPr>
                <w:rFonts w:cstheme="minorHAnsi"/>
                <w:lang w:val="en-US"/>
              </w:rPr>
              <w:t xml:space="preserve"> </w:t>
            </w:r>
            <w:r w:rsidR="00687D48" w:rsidRPr="00F024F1">
              <w:rPr>
                <w:rFonts w:eastAsia="Times New Roman" w:cstheme="minorHAnsi"/>
                <w:lang w:val="en-US" w:eastAsia="de-CH"/>
              </w:rPr>
              <w:t xml:space="preserve">Previous models have investigated malaria transmission but lack detailed epidemiological considerations. </w:t>
            </w:r>
          </w:p>
          <w:p w14:paraId="420A95EF" w14:textId="77777777" w:rsidR="00027BC9" w:rsidRPr="00F024F1" w:rsidRDefault="00687D48" w:rsidP="00687D48">
            <w:pPr>
              <w:rPr>
                <w:rFonts w:eastAsia="Times New Roman" w:cstheme="minorHAnsi"/>
                <w:lang w:val="en-US" w:eastAsia="de-CH"/>
              </w:rPr>
            </w:pPr>
            <w:r w:rsidRPr="00F024F1">
              <w:rPr>
                <w:rFonts w:eastAsia="Times New Roman" w:cstheme="minorHAnsi"/>
                <w:lang w:val="en-US" w:eastAsia="de-CH"/>
              </w:rPr>
              <w:t>Most models are not region-specific, and there is little engagement with policymakers.</w:t>
            </w:r>
          </w:p>
          <w:p w14:paraId="2B26D5EE" w14:textId="77777777" w:rsidR="00027BC9" w:rsidRPr="00F024F1" w:rsidRDefault="00027BC9" w:rsidP="00027BC9">
            <w:pPr>
              <w:rPr>
                <w:rFonts w:eastAsia="Times New Roman" w:cstheme="minorHAnsi"/>
                <w:lang w:val="en-US" w:eastAsia="de-CH"/>
              </w:rPr>
            </w:pPr>
          </w:p>
          <w:p w14:paraId="0BE9D8B7" w14:textId="77777777" w:rsidR="00027BC9" w:rsidRPr="00F024F1" w:rsidRDefault="00027BC9" w:rsidP="00027BC9">
            <w:pPr>
              <w:rPr>
                <w:rFonts w:eastAsia="Times New Roman" w:cstheme="minorHAnsi"/>
                <w:lang w:val="en-US" w:eastAsia="de-CH"/>
              </w:rPr>
            </w:pPr>
          </w:p>
        </w:tc>
        <w:tc>
          <w:tcPr>
            <w:tcW w:w="2977" w:type="dxa"/>
          </w:tcPr>
          <w:p w14:paraId="252BA260" w14:textId="77777777"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The study used </w:t>
            </w:r>
            <w:r w:rsidR="000715AF" w:rsidRPr="00F024F1">
              <w:rPr>
                <w:rFonts w:eastAsia="Times New Roman" w:cstheme="minorHAnsi"/>
                <w:lang w:val="en-US" w:eastAsia="de-CH"/>
              </w:rPr>
              <w:t>a malaria transmission model (</w:t>
            </w:r>
            <w:r w:rsidR="00185D96" w:rsidRPr="00185D96">
              <w:rPr>
                <w:rFonts w:eastAsia="Times New Roman" w:cstheme="minorHAnsi"/>
                <w:lang w:val="en-US" w:eastAsia="de-CH"/>
              </w:rPr>
              <w:t>OpenMalaria</w:t>
            </w:r>
            <w:r w:rsidR="000715AF" w:rsidRPr="00F024F1">
              <w:rPr>
                <w:rFonts w:eastAsia="Times New Roman" w:cstheme="minorHAnsi"/>
                <w:lang w:val="en-US" w:eastAsia="de-CH"/>
              </w:rPr>
              <w:t>)</w:t>
            </w:r>
            <w:r w:rsidR="00185D96" w:rsidRPr="00185D96">
              <w:rPr>
                <w:rFonts w:eastAsia="Times New Roman" w:cstheme="minorHAnsi"/>
                <w:lang w:val="en-US" w:eastAsia="de-CH"/>
              </w:rPr>
              <w:t xml:space="preserve"> simulations to assess the impact of different malaria intervention mixes, helping policymakers refine strategies.</w:t>
            </w:r>
          </w:p>
          <w:p w14:paraId="1600F1B4" w14:textId="77777777"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Combining insecticide-treated nets (ITNs), indoor residual spraying (IRS), and intermittent preventive therapy for school children (IPTsc) significantly reduced malaria prevalence.</w:t>
            </w:r>
          </w:p>
          <w:p w14:paraId="3D453C0A" w14:textId="77777777"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Discontinuing ITN mass campaigns in low-risk areas led to increased prevalence, particularly in urban and moderate-risk zones.</w:t>
            </w:r>
          </w:p>
          <w:p w14:paraId="241D2792" w14:textId="77777777"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Improving case management (CM) had a strong impact, reducing prevalence more effectively than reallocation of vector control or additional IPTsc alone.</w:t>
            </w:r>
          </w:p>
          <w:p w14:paraId="0D83E103" w14:textId="77777777" w:rsidR="00395A8E" w:rsidRPr="00F024F1" w:rsidRDefault="00395A8E" w:rsidP="009B3794">
            <w:pPr>
              <w:rPr>
                <w:rFonts w:cstheme="minorHAnsi"/>
                <w:lang w:val="en-US"/>
              </w:rPr>
            </w:pPr>
          </w:p>
        </w:tc>
      </w:tr>
      <w:tr w:rsidR="00395A8E" w:rsidRPr="001A4CCE" w14:paraId="221B812E" w14:textId="77777777" w:rsidTr="00395A8E">
        <w:tc>
          <w:tcPr>
            <w:tcW w:w="2127" w:type="dxa"/>
          </w:tcPr>
          <w:p w14:paraId="3B1944A4" w14:textId="77777777" w:rsidR="00395A8E" w:rsidRPr="00F024F1" w:rsidRDefault="00395A8E" w:rsidP="009B3794">
            <w:pPr>
              <w:rPr>
                <w:rFonts w:cstheme="minorHAnsi"/>
                <w:b/>
                <w:lang w:val="en-US"/>
              </w:rPr>
            </w:pPr>
            <w:r w:rsidRPr="00F024F1">
              <w:rPr>
                <w:rFonts w:cstheme="minorHAnsi"/>
                <w:b/>
                <w:lang w:val="en-US"/>
              </w:rPr>
              <w:t>Common points</w:t>
            </w:r>
          </w:p>
        </w:tc>
        <w:tc>
          <w:tcPr>
            <w:tcW w:w="3118" w:type="dxa"/>
          </w:tcPr>
          <w:p w14:paraId="536B23D0" w14:textId="77777777" w:rsidR="00395A8E" w:rsidRPr="00F024F1" w:rsidRDefault="002E1A06" w:rsidP="009B3794">
            <w:pPr>
              <w:rPr>
                <w:rFonts w:cstheme="minorHAnsi"/>
                <w:lang w:val="en-US"/>
              </w:rPr>
            </w:pPr>
            <w:r>
              <w:rPr>
                <w:rFonts w:cstheme="minorHAnsi"/>
                <w:b/>
                <w:lang w:val="en-US"/>
              </w:rPr>
              <w:t>All three articles</w:t>
            </w:r>
            <w:r w:rsidR="001C1C94" w:rsidRPr="00F024F1">
              <w:rPr>
                <w:rFonts w:cstheme="minorHAnsi"/>
                <w:lang w:val="en-US"/>
              </w:rPr>
              <w:t xml:space="preserve"> used mathematical models of malaria transmission to inform policy decisions.</w:t>
            </w:r>
          </w:p>
        </w:tc>
        <w:tc>
          <w:tcPr>
            <w:tcW w:w="3118" w:type="dxa"/>
          </w:tcPr>
          <w:p w14:paraId="5049D367" w14:textId="03B69E1D" w:rsidR="00395A8E" w:rsidRPr="00F024F1" w:rsidRDefault="002E1A06" w:rsidP="009B3794">
            <w:pPr>
              <w:rPr>
                <w:rFonts w:cstheme="minorHAnsi"/>
                <w:lang w:val="en-US"/>
              </w:rPr>
            </w:pPr>
            <w:r w:rsidRPr="002E1A06">
              <w:rPr>
                <w:rFonts w:cstheme="minorHAnsi"/>
                <w:b/>
                <w:lang w:val="en-US"/>
              </w:rPr>
              <w:t>Articles 1 and 2</w:t>
            </w:r>
            <w:r>
              <w:rPr>
                <w:rFonts w:cstheme="minorHAnsi"/>
                <w:lang w:val="en-US"/>
              </w:rPr>
              <w:t xml:space="preserve"> emphasize </w:t>
            </w:r>
            <w:del w:id="33" w:author="Riana Paola" w:date="2025-03-28T13:48:00Z" w16du:dateUtc="2025-03-28T12:48:00Z">
              <w:r w:rsidDel="00FF4562">
                <w:rPr>
                  <w:rFonts w:cstheme="minorHAnsi"/>
                  <w:lang w:val="en-US"/>
                </w:rPr>
                <w:delText xml:space="preserve">on </w:delText>
              </w:r>
            </w:del>
            <w:r>
              <w:rPr>
                <w:rFonts w:cstheme="minorHAnsi"/>
                <w:lang w:val="en-US"/>
              </w:rPr>
              <w:t>the need for collaboration between modellers and policymakers to enhance malaria control and elimination</w:t>
            </w:r>
          </w:p>
        </w:tc>
        <w:tc>
          <w:tcPr>
            <w:tcW w:w="2977" w:type="dxa"/>
          </w:tcPr>
          <w:p w14:paraId="3B400563" w14:textId="77777777" w:rsidR="00395A8E" w:rsidRPr="00F024F1" w:rsidRDefault="00395A8E" w:rsidP="009B3794">
            <w:pPr>
              <w:rPr>
                <w:rFonts w:cstheme="minorHAnsi"/>
                <w:lang w:val="en-US"/>
              </w:rPr>
            </w:pPr>
          </w:p>
        </w:tc>
      </w:tr>
      <w:tr w:rsidR="00395A8E" w:rsidRPr="001A4CCE" w14:paraId="32CB10FD" w14:textId="77777777" w:rsidTr="00395A8E">
        <w:tc>
          <w:tcPr>
            <w:tcW w:w="2127" w:type="dxa"/>
          </w:tcPr>
          <w:p w14:paraId="14378FDD" w14:textId="77777777" w:rsidR="00395A8E" w:rsidRPr="00F024F1" w:rsidRDefault="00395A8E" w:rsidP="009B3794">
            <w:pPr>
              <w:rPr>
                <w:rFonts w:cstheme="minorHAnsi"/>
                <w:b/>
                <w:lang w:val="en-US"/>
              </w:rPr>
            </w:pPr>
            <w:r w:rsidRPr="00F024F1">
              <w:rPr>
                <w:rFonts w:cstheme="minorHAnsi"/>
                <w:b/>
                <w:lang w:val="en-US"/>
              </w:rPr>
              <w:t>Conclusion</w:t>
            </w:r>
          </w:p>
        </w:tc>
        <w:tc>
          <w:tcPr>
            <w:tcW w:w="3118" w:type="dxa"/>
          </w:tcPr>
          <w:p w14:paraId="3296D612" w14:textId="77777777" w:rsidR="001D33AB" w:rsidRPr="00F024F1" w:rsidRDefault="001D33AB" w:rsidP="009B3794">
            <w:pPr>
              <w:rPr>
                <w:rFonts w:cstheme="minorHAnsi"/>
                <w:lang w:val="en-US"/>
              </w:rPr>
            </w:pPr>
            <w:r w:rsidRPr="00F024F1">
              <w:rPr>
                <w:rFonts w:cstheme="minorHAnsi"/>
                <w:lang w:val="en-US"/>
              </w:rPr>
              <w:t xml:space="preserve">-They conclude that to effectively guide public policy and public health decision making, the model and parameter values would need to be tested against data from malaria-endemic field sites. </w:t>
            </w:r>
          </w:p>
          <w:p w14:paraId="5F9F40A3" w14:textId="77777777" w:rsidR="001D33AB" w:rsidRPr="00F024F1" w:rsidRDefault="001D33AB" w:rsidP="009B3794">
            <w:pPr>
              <w:rPr>
                <w:rFonts w:cstheme="minorHAnsi"/>
                <w:lang w:val="en-US"/>
              </w:rPr>
            </w:pPr>
          </w:p>
          <w:p w14:paraId="7B7F8DB8" w14:textId="77777777" w:rsidR="00395A8E" w:rsidRPr="00F024F1" w:rsidRDefault="001D33AB" w:rsidP="00F0344A">
            <w:pPr>
              <w:rPr>
                <w:rFonts w:cstheme="minorHAnsi"/>
                <w:lang w:val="en-US"/>
              </w:rPr>
            </w:pPr>
            <w:r w:rsidRPr="00F024F1">
              <w:rPr>
                <w:rFonts w:cstheme="minorHAnsi"/>
                <w:lang w:val="en-US"/>
              </w:rPr>
              <w:t>-</w:t>
            </w:r>
            <w:r w:rsidR="00F0344A" w:rsidRPr="00F024F1">
              <w:rPr>
                <w:rFonts w:cstheme="minorHAnsi"/>
                <w:lang w:val="en-US"/>
              </w:rPr>
              <w:t>However, the current analysis</w:t>
            </w:r>
            <w:r w:rsidRPr="00F024F1">
              <w:rPr>
                <w:rFonts w:cstheme="minorHAnsi"/>
                <w:lang w:val="en-US"/>
              </w:rPr>
              <w:t xml:space="preserve"> remains a relevant first step toward comparing the effectiveness of different </w:t>
            </w:r>
            <w:r w:rsidR="00F0344A" w:rsidRPr="00F024F1">
              <w:rPr>
                <w:rFonts w:cstheme="minorHAnsi"/>
                <w:lang w:val="en-US"/>
              </w:rPr>
              <w:t xml:space="preserve">malaria </w:t>
            </w:r>
            <w:r w:rsidRPr="00F024F1">
              <w:rPr>
                <w:rFonts w:cstheme="minorHAnsi"/>
                <w:lang w:val="en-US"/>
              </w:rPr>
              <w:t>control strategies</w:t>
            </w:r>
          </w:p>
        </w:tc>
        <w:tc>
          <w:tcPr>
            <w:tcW w:w="3118" w:type="dxa"/>
          </w:tcPr>
          <w:p w14:paraId="676CCA3F" w14:textId="77777777" w:rsidR="00395A8E" w:rsidRPr="00F024F1" w:rsidRDefault="00EC390E" w:rsidP="009B3794">
            <w:pPr>
              <w:rPr>
                <w:rFonts w:cstheme="minorHAnsi"/>
                <w:lang w:val="en-US"/>
              </w:rPr>
            </w:pPr>
            <w:r w:rsidRPr="00F024F1">
              <w:rPr>
                <w:rFonts w:cstheme="minorHAnsi"/>
                <w:lang w:val="en-US"/>
              </w:rPr>
              <w:t>-Developing user-friendly models and integrating them into policy frameworks can improve malaria control efforts in Ghana.</w:t>
            </w:r>
          </w:p>
          <w:p w14:paraId="5397BD36" w14:textId="77777777" w:rsidR="00EC390E" w:rsidRPr="00F024F1" w:rsidRDefault="00EC390E" w:rsidP="009B3794">
            <w:pPr>
              <w:rPr>
                <w:rFonts w:cstheme="minorHAnsi"/>
                <w:lang w:val="en-US"/>
              </w:rPr>
            </w:pPr>
          </w:p>
          <w:p w14:paraId="7F4290C9" w14:textId="77777777" w:rsidR="00EC390E" w:rsidRPr="00F024F1" w:rsidRDefault="00EC390E" w:rsidP="009B3794">
            <w:pPr>
              <w:rPr>
                <w:rFonts w:cstheme="minorHAnsi"/>
                <w:lang w:val="en-US"/>
              </w:rPr>
            </w:pPr>
            <w:r w:rsidRPr="00F024F1">
              <w:rPr>
                <w:rFonts w:cstheme="minorHAnsi"/>
                <w:lang w:val="en-US"/>
              </w:rPr>
              <w:t>-There is the need for collaboration between malaria contro</w:t>
            </w:r>
            <w:r w:rsidR="00F024F1">
              <w:rPr>
                <w:rFonts w:cstheme="minorHAnsi"/>
                <w:lang w:val="en-US"/>
              </w:rPr>
              <w:t>l experts and mathematical model</w:t>
            </w:r>
            <w:r w:rsidRPr="00F024F1">
              <w:rPr>
                <w:rFonts w:cstheme="minorHAnsi"/>
                <w:lang w:val="en-US"/>
              </w:rPr>
              <w:t>lers to enhance evidence-based decision-making</w:t>
            </w:r>
          </w:p>
        </w:tc>
        <w:tc>
          <w:tcPr>
            <w:tcW w:w="2977" w:type="dxa"/>
          </w:tcPr>
          <w:p w14:paraId="37B97CDC" w14:textId="77777777" w:rsidR="00865072" w:rsidRPr="00F024F1" w:rsidRDefault="00EC390E" w:rsidP="009B3794">
            <w:pPr>
              <w:rPr>
                <w:rFonts w:cstheme="minorHAnsi"/>
                <w:lang w:val="en-US"/>
              </w:rPr>
            </w:pPr>
            <w:r w:rsidRPr="00F024F1">
              <w:rPr>
                <w:rFonts w:cstheme="minorHAnsi"/>
                <w:lang w:val="en-US"/>
              </w:rPr>
              <w:t xml:space="preserve">- Mathematical modelling proved to be a valuable tool in informing malaria control strategies in Tanzania. </w:t>
            </w:r>
          </w:p>
          <w:p w14:paraId="61F7D7EA" w14:textId="77777777" w:rsidR="00865072" w:rsidRPr="00F024F1" w:rsidRDefault="00865072" w:rsidP="009B3794">
            <w:pPr>
              <w:rPr>
                <w:rFonts w:cstheme="minorHAnsi"/>
                <w:lang w:val="en-US"/>
              </w:rPr>
            </w:pPr>
          </w:p>
          <w:p w14:paraId="7C231D99" w14:textId="77777777" w:rsidR="00865072" w:rsidRPr="00F024F1" w:rsidRDefault="00865072" w:rsidP="009B3794">
            <w:pPr>
              <w:rPr>
                <w:rFonts w:cstheme="minorHAnsi"/>
                <w:lang w:val="en-US"/>
              </w:rPr>
            </w:pPr>
            <w:r w:rsidRPr="00F024F1">
              <w:rPr>
                <w:rFonts w:cstheme="minorHAnsi"/>
                <w:lang w:val="en-US"/>
              </w:rPr>
              <w:t>-</w:t>
            </w:r>
            <w:r w:rsidR="00EC390E" w:rsidRPr="00F024F1">
              <w:rPr>
                <w:rFonts w:cstheme="minorHAnsi"/>
                <w:lang w:val="en-US"/>
              </w:rPr>
              <w:t xml:space="preserve">It provided evidence for intervention selection and optimization, improving the strategic planning process. </w:t>
            </w:r>
          </w:p>
          <w:p w14:paraId="6A335E81" w14:textId="77777777" w:rsidR="00865072" w:rsidRPr="00F024F1" w:rsidRDefault="00865072" w:rsidP="009B3794">
            <w:pPr>
              <w:rPr>
                <w:rFonts w:cstheme="minorHAnsi"/>
                <w:lang w:val="en-US"/>
              </w:rPr>
            </w:pPr>
          </w:p>
          <w:p w14:paraId="4FBD78AB" w14:textId="77777777" w:rsidR="00395A8E" w:rsidRPr="00F024F1" w:rsidRDefault="002E1A06" w:rsidP="009B3794">
            <w:pPr>
              <w:rPr>
                <w:rFonts w:cstheme="minorHAnsi"/>
                <w:lang w:val="en-US"/>
              </w:rPr>
            </w:pPr>
            <w:r>
              <w:rPr>
                <w:rFonts w:cstheme="minorHAnsi"/>
                <w:lang w:val="en-US"/>
              </w:rPr>
              <w:t>-</w:t>
            </w:r>
            <w:r w:rsidR="00EC390E" w:rsidRPr="00F024F1">
              <w:rPr>
                <w:rFonts w:cstheme="minorHAnsi"/>
                <w:lang w:val="en-US"/>
              </w:rPr>
              <w:t>Continuous model updates and collaborations between policymakers and modellers are essential for enhancing malaria control and moving towards elimination.</w:t>
            </w:r>
          </w:p>
        </w:tc>
      </w:tr>
    </w:tbl>
    <w:p w14:paraId="33577DB9" w14:textId="77777777" w:rsidR="009B3794" w:rsidRPr="00D947D4" w:rsidRDefault="009B3794" w:rsidP="009B3794">
      <w:pPr>
        <w:rPr>
          <w:rFonts w:ascii="Times New Roman" w:hAnsi="Times New Roman" w:cs="Times New Roman"/>
          <w:sz w:val="24"/>
          <w:szCs w:val="24"/>
          <w:lang w:val="en-US"/>
        </w:rPr>
      </w:pPr>
    </w:p>
    <w:p w14:paraId="73B483CC" w14:textId="46C333C9" w:rsidR="00FF4562" w:rsidRPr="00AA1580" w:rsidRDefault="00FF4562" w:rsidP="00FF4562">
      <w:pPr>
        <w:pStyle w:val="ListParagraph"/>
        <w:rPr>
          <w:ins w:id="34" w:author="Riana Paola" w:date="2025-03-28T13:49:00Z" w16du:dateUtc="2025-03-28T12:49:00Z"/>
          <w:rFonts w:cstheme="minorHAnsi"/>
          <w:sz w:val="24"/>
          <w:szCs w:val="24"/>
          <w:lang w:val="en-GB"/>
        </w:rPr>
      </w:pPr>
      <w:ins w:id="35" w:author="Riana Paola" w:date="2025-03-28T13:49:00Z" w16du:dateUtc="2025-03-28T12:49:00Z">
        <w:r w:rsidRPr="00AA1580">
          <w:rPr>
            <w:rFonts w:cstheme="minorHAnsi"/>
            <w:sz w:val="24"/>
            <w:szCs w:val="24"/>
            <w:lang w:val="en-GB"/>
          </w:rPr>
          <w:t xml:space="preserve">Dear </w:t>
        </w:r>
      </w:ins>
      <w:proofErr w:type="spellStart"/>
      <w:ins w:id="36" w:author="Riana Paola" w:date="2025-03-28T13:50:00Z" w16du:dateUtc="2025-03-28T12:50:00Z">
        <w:r>
          <w:rPr>
            <w:rFonts w:cstheme="minorHAnsi"/>
            <w:lang w:val="en-GB"/>
          </w:rPr>
          <w:t>Zenabu</w:t>
        </w:r>
      </w:ins>
      <w:proofErr w:type="spellEnd"/>
    </w:p>
    <w:p w14:paraId="6F312051" w14:textId="0B77202A" w:rsidR="00FF4562" w:rsidRPr="00AA1580" w:rsidRDefault="00FF4562" w:rsidP="00FF4562">
      <w:pPr>
        <w:pStyle w:val="ListParagraph"/>
        <w:rPr>
          <w:ins w:id="37" w:author="Riana Paola" w:date="2025-03-28T13:49:00Z" w16du:dateUtc="2025-03-28T12:49:00Z"/>
          <w:rFonts w:cstheme="minorHAnsi"/>
          <w:sz w:val="24"/>
          <w:szCs w:val="24"/>
          <w:lang w:val="en-GB"/>
        </w:rPr>
      </w:pPr>
      <w:ins w:id="38" w:author="Riana Paola" w:date="2025-03-28T13:49:00Z" w16du:dateUtc="2025-03-28T12:49:00Z">
        <w:r w:rsidRPr="00AA1580">
          <w:rPr>
            <w:rFonts w:cstheme="minorHAnsi"/>
            <w:sz w:val="24"/>
            <w:szCs w:val="24"/>
            <w:lang w:val="en-GB"/>
          </w:rPr>
          <w:t xml:space="preserve">Your summary paraphrases </w:t>
        </w:r>
      </w:ins>
      <w:ins w:id="39" w:author="Riana Paola" w:date="2025-03-28T13:50:00Z" w16du:dateUtc="2025-03-28T12:50:00Z">
        <w:r>
          <w:rPr>
            <w:rFonts w:cstheme="minorHAnsi"/>
            <w:sz w:val="24"/>
            <w:szCs w:val="24"/>
            <w:lang w:val="en-GB"/>
          </w:rPr>
          <w:t xml:space="preserve">mostly </w:t>
        </w:r>
      </w:ins>
      <w:ins w:id="40" w:author="Riana Paola" w:date="2025-03-28T13:49:00Z" w16du:dateUtc="2025-03-28T12:49:00Z">
        <w:r w:rsidRPr="00AA1580">
          <w:rPr>
            <w:rFonts w:cstheme="minorHAnsi"/>
            <w:sz w:val="24"/>
            <w:szCs w:val="24"/>
            <w:lang w:val="en-GB"/>
          </w:rPr>
          <w:t xml:space="preserve">captured the main ideas of the paragraphs! </w:t>
        </w:r>
      </w:ins>
      <w:ins w:id="41" w:author="Riana Paola" w:date="2025-03-28T13:50:00Z" w16du:dateUtc="2025-03-28T12:50:00Z">
        <w:r>
          <w:rPr>
            <w:rFonts w:cstheme="minorHAnsi"/>
            <w:sz w:val="24"/>
            <w:szCs w:val="24"/>
            <w:lang w:val="en-GB"/>
          </w:rPr>
          <w:t xml:space="preserve">However, you misinterpreted some of the paragraphs. </w:t>
        </w:r>
      </w:ins>
    </w:p>
    <w:p w14:paraId="4AB1C354" w14:textId="77777777" w:rsidR="00FF4562" w:rsidRPr="00AA1580" w:rsidRDefault="00FF4562" w:rsidP="00FF4562">
      <w:pPr>
        <w:pStyle w:val="ListParagraph"/>
        <w:rPr>
          <w:ins w:id="42" w:author="Riana Paola" w:date="2025-03-28T13:49:00Z" w16du:dateUtc="2025-03-28T12:49:00Z"/>
          <w:rFonts w:cstheme="minorHAnsi"/>
          <w:sz w:val="24"/>
          <w:szCs w:val="24"/>
          <w:lang w:val="en-GB"/>
        </w:rPr>
      </w:pPr>
      <w:ins w:id="43" w:author="Riana Paola" w:date="2025-03-28T13:49:00Z" w16du:dateUtc="2025-03-28T12:49:00Z">
        <w:r w:rsidRPr="00AA1580">
          <w:rPr>
            <w:rFonts w:cstheme="minorHAnsi"/>
            <w:sz w:val="24"/>
            <w:szCs w:val="24"/>
            <w:lang w:val="en-GB"/>
          </w:rPr>
          <w:t xml:space="preserve">Your literature synthesis notes summarized the main ideas of the articles well. </w:t>
        </w:r>
        <w:r>
          <w:rPr>
            <w:rFonts w:cstheme="minorHAnsi"/>
            <w:sz w:val="24"/>
            <w:szCs w:val="24"/>
            <w:lang w:val="en-GB"/>
          </w:rPr>
          <w:t>You included some interesting studies.</w:t>
        </w:r>
      </w:ins>
    </w:p>
    <w:p w14:paraId="209F49C1" w14:textId="77777777" w:rsidR="00FF4562" w:rsidRPr="00AA1580" w:rsidRDefault="00FF4562" w:rsidP="00FF4562">
      <w:pPr>
        <w:pStyle w:val="ListParagraph"/>
        <w:rPr>
          <w:ins w:id="44" w:author="Riana Paola" w:date="2025-03-28T13:49:00Z" w16du:dateUtc="2025-03-28T12:49:00Z"/>
          <w:rFonts w:cstheme="minorHAnsi"/>
          <w:sz w:val="24"/>
          <w:szCs w:val="24"/>
          <w:lang w:val="en-GB"/>
        </w:rPr>
      </w:pPr>
      <w:ins w:id="45" w:author="Riana Paola" w:date="2025-03-28T13:49:00Z" w16du:dateUtc="2025-03-28T12:49:00Z">
        <w:r w:rsidRPr="00AA1580">
          <w:rPr>
            <w:rFonts w:cstheme="minorHAnsi"/>
            <w:sz w:val="24"/>
            <w:szCs w:val="24"/>
            <w:lang w:val="en-GB"/>
          </w:rPr>
          <w:t xml:space="preserve">Attend to my comments </w:t>
        </w:r>
        <w:r>
          <w:rPr>
            <w:rFonts w:cstheme="minorHAnsi"/>
            <w:sz w:val="24"/>
            <w:szCs w:val="24"/>
            <w:lang w:val="en-GB"/>
          </w:rPr>
          <w:t xml:space="preserve">and corrections </w:t>
        </w:r>
        <w:r w:rsidRPr="00AA1580">
          <w:rPr>
            <w:rFonts w:cstheme="minorHAnsi"/>
            <w:sz w:val="24"/>
            <w:szCs w:val="24"/>
            <w:lang w:val="en-GB"/>
          </w:rPr>
          <w:t>when you revise the assignment for the portfolio.</w:t>
        </w:r>
      </w:ins>
    </w:p>
    <w:p w14:paraId="19DD3B98" w14:textId="77777777" w:rsidR="00FF4562" w:rsidRPr="00AA1580" w:rsidRDefault="00FF4562" w:rsidP="00FF4562">
      <w:pPr>
        <w:pStyle w:val="ListParagraph"/>
        <w:rPr>
          <w:ins w:id="46" w:author="Riana Paola" w:date="2025-03-28T13:49:00Z" w16du:dateUtc="2025-03-28T12:49:00Z"/>
          <w:rFonts w:cstheme="minorHAnsi"/>
          <w:sz w:val="24"/>
          <w:szCs w:val="24"/>
          <w:lang w:val="en-GB"/>
        </w:rPr>
      </w:pPr>
      <w:ins w:id="47" w:author="Riana Paola" w:date="2025-03-28T13:49:00Z" w16du:dateUtc="2025-03-28T12:49:00Z">
        <w:r w:rsidRPr="00AA1580">
          <w:rPr>
            <w:rFonts w:cstheme="minorHAnsi"/>
            <w:sz w:val="24"/>
            <w:szCs w:val="24"/>
            <w:lang w:val="en-GB"/>
          </w:rPr>
          <w:t>Kind regards</w:t>
        </w:r>
      </w:ins>
    </w:p>
    <w:p w14:paraId="5743FED3" w14:textId="77777777" w:rsidR="00FF4562" w:rsidRPr="00AA1580" w:rsidRDefault="00FF4562" w:rsidP="00FF4562">
      <w:pPr>
        <w:pStyle w:val="ListParagraph"/>
        <w:rPr>
          <w:ins w:id="48" w:author="Riana Paola" w:date="2025-03-28T13:49:00Z" w16du:dateUtc="2025-03-28T12:49:00Z"/>
          <w:rFonts w:cstheme="minorHAnsi"/>
          <w:sz w:val="24"/>
          <w:szCs w:val="24"/>
          <w:lang w:val="en-GB"/>
        </w:rPr>
      </w:pPr>
      <w:ins w:id="49" w:author="Riana Paola" w:date="2025-03-28T13:49:00Z" w16du:dateUtc="2025-03-28T12:49:00Z">
        <w:r w:rsidRPr="00AA1580">
          <w:rPr>
            <w:rFonts w:cstheme="minorHAnsi"/>
            <w:sz w:val="24"/>
            <w:szCs w:val="24"/>
            <w:lang w:val="en-GB"/>
          </w:rPr>
          <w:t>Riana Paola</w:t>
        </w:r>
      </w:ins>
    </w:p>
    <w:p w14:paraId="3E7EE472" w14:textId="77777777" w:rsidR="009B3794" w:rsidRPr="00D947D4" w:rsidRDefault="009B3794" w:rsidP="009B3794">
      <w:pPr>
        <w:rPr>
          <w:rFonts w:ascii="Times New Roman" w:hAnsi="Times New Roman" w:cs="Times New Roman"/>
          <w:b/>
          <w:sz w:val="24"/>
          <w:szCs w:val="24"/>
          <w:u w:val="single"/>
          <w:lang w:val="en-US"/>
        </w:rPr>
      </w:pPr>
    </w:p>
    <w:sectPr w:rsidR="009B3794" w:rsidRPr="00D947D4" w:rsidSect="00174EF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iana Paola" w:date="2025-03-28T13:30:00Z" w:initials="RP">
    <w:p w14:paraId="3F7AFB31" w14:textId="77777777" w:rsidR="00186D1A" w:rsidRDefault="00186D1A" w:rsidP="00186D1A">
      <w:pPr>
        <w:pStyle w:val="CommentText"/>
      </w:pPr>
      <w:r>
        <w:rPr>
          <w:rStyle w:val="CommentReference"/>
        </w:rPr>
        <w:annotationRef/>
      </w:r>
      <w:r>
        <w:t>Use synonyms</w:t>
      </w:r>
    </w:p>
  </w:comment>
  <w:comment w:id="20" w:author="Riana Paola" w:date="2025-03-28T13:41:00Z" w:initials="RP">
    <w:p w14:paraId="196F4D74" w14:textId="77777777" w:rsidR="000926B2" w:rsidRDefault="000926B2" w:rsidP="000926B2">
      <w:pPr>
        <w:pStyle w:val="CommentText"/>
      </w:pPr>
      <w:r>
        <w:rPr>
          <w:rStyle w:val="CommentReference"/>
        </w:rPr>
        <w:annotationRef/>
      </w:r>
      <w:r>
        <w:t>Approximate?</w:t>
      </w:r>
    </w:p>
    <w:p w14:paraId="34890DA3" w14:textId="77777777" w:rsidR="000926B2" w:rsidRDefault="000926B2" w:rsidP="000926B2">
      <w:pPr>
        <w:pStyle w:val="CommentText"/>
      </w:pPr>
      <w:r>
        <w:t>Use synonyms in order not to be too close to the original text</w:t>
      </w:r>
    </w:p>
  </w:comment>
  <w:comment w:id="21" w:author="Riana Paola" w:date="2025-03-28T13:44:00Z" w:initials="RP">
    <w:p w14:paraId="7F638560" w14:textId="77777777" w:rsidR="000926B2" w:rsidRDefault="000926B2" w:rsidP="000926B2">
      <w:pPr>
        <w:pStyle w:val="CommentText"/>
      </w:pPr>
      <w:r>
        <w:rPr>
          <w:rStyle w:val="CommentReference"/>
        </w:rPr>
        <w:annotationRef/>
      </w:r>
      <w:r>
        <w:t>You misinterpreted this sentence. The children are not zinc deficient as a results of the prevalence of infectious diseases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7AFB31" w15:done="0"/>
  <w15:commentEx w15:paraId="34890DA3" w15:done="0"/>
  <w15:commentEx w15:paraId="7F6385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ED0DB6" w16cex:dateUtc="2025-03-28T12:30:00Z"/>
  <w16cex:commentExtensible w16cex:durableId="4EFE0BA1" w16cex:dateUtc="2025-03-28T12:41:00Z"/>
  <w16cex:commentExtensible w16cex:durableId="79DFEEAF" w16cex:dateUtc="2025-03-28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7AFB31" w16cid:durableId="7BED0DB6"/>
  <w16cid:commentId w16cid:paraId="34890DA3" w16cid:durableId="4EFE0BA1"/>
  <w16cid:commentId w16cid:paraId="7F638560" w16cid:durableId="79DFEE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8E80" w14:textId="77777777" w:rsidR="00EC04D7" w:rsidRDefault="00EC04D7" w:rsidP="00A94268">
      <w:pPr>
        <w:spacing w:after="0" w:line="240" w:lineRule="auto"/>
      </w:pPr>
      <w:r>
        <w:separator/>
      </w:r>
    </w:p>
  </w:endnote>
  <w:endnote w:type="continuationSeparator" w:id="0">
    <w:p w14:paraId="0B0A7D67" w14:textId="77777777" w:rsidR="00EC04D7" w:rsidRDefault="00EC04D7" w:rsidP="00A9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F7D4" w14:textId="77777777" w:rsidR="00EC04D7" w:rsidRDefault="00EC04D7" w:rsidP="00A94268">
      <w:pPr>
        <w:spacing w:after="0" w:line="240" w:lineRule="auto"/>
      </w:pPr>
      <w:r>
        <w:separator/>
      </w:r>
    </w:p>
  </w:footnote>
  <w:footnote w:type="continuationSeparator" w:id="0">
    <w:p w14:paraId="5D5F7F11" w14:textId="77777777" w:rsidR="00EC04D7" w:rsidRDefault="00EC04D7" w:rsidP="00A94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796"/>
    <w:multiLevelType w:val="multilevel"/>
    <w:tmpl w:val="0D1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715"/>
    <w:multiLevelType w:val="hybridMultilevel"/>
    <w:tmpl w:val="549C6710"/>
    <w:lvl w:ilvl="0" w:tplc="2EB8BCB0">
      <w:start w:val="1"/>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E736A0"/>
    <w:multiLevelType w:val="multilevel"/>
    <w:tmpl w:val="B61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32BB"/>
    <w:multiLevelType w:val="multilevel"/>
    <w:tmpl w:val="EA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B6806"/>
    <w:multiLevelType w:val="hybridMultilevel"/>
    <w:tmpl w:val="974E0092"/>
    <w:lvl w:ilvl="0" w:tplc="EBDE537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69B6306"/>
    <w:multiLevelType w:val="hybridMultilevel"/>
    <w:tmpl w:val="739A7A40"/>
    <w:lvl w:ilvl="0" w:tplc="E01421F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0545466"/>
    <w:multiLevelType w:val="multilevel"/>
    <w:tmpl w:val="204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886"/>
    <w:multiLevelType w:val="multilevel"/>
    <w:tmpl w:val="0E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96515"/>
    <w:multiLevelType w:val="hybridMultilevel"/>
    <w:tmpl w:val="3996AE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72329335">
    <w:abstractNumId w:val="8"/>
  </w:num>
  <w:num w:numId="2" w16cid:durableId="1834908125">
    <w:abstractNumId w:val="5"/>
  </w:num>
  <w:num w:numId="3" w16cid:durableId="1650599410">
    <w:abstractNumId w:val="4"/>
  </w:num>
  <w:num w:numId="4" w16cid:durableId="724061844">
    <w:abstractNumId w:val="1"/>
  </w:num>
  <w:num w:numId="5" w16cid:durableId="726414640">
    <w:abstractNumId w:val="2"/>
  </w:num>
  <w:num w:numId="6" w16cid:durableId="941641904">
    <w:abstractNumId w:val="6"/>
  </w:num>
  <w:num w:numId="7" w16cid:durableId="376272942">
    <w:abstractNumId w:val="7"/>
  </w:num>
  <w:num w:numId="8" w16cid:durableId="981927794">
    <w:abstractNumId w:val="3"/>
  </w:num>
  <w:num w:numId="9" w16cid:durableId="2375921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ana Paola">
    <w15:presenceInfo w15:providerId="Windows Live" w15:userId="c097690501bc38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94"/>
    <w:rsid w:val="00027BC9"/>
    <w:rsid w:val="00031E58"/>
    <w:rsid w:val="00063C43"/>
    <w:rsid w:val="000715AF"/>
    <w:rsid w:val="00085E78"/>
    <w:rsid w:val="000926B2"/>
    <w:rsid w:val="000A1D90"/>
    <w:rsid w:val="000D2A6B"/>
    <w:rsid w:val="00103319"/>
    <w:rsid w:val="00147EB9"/>
    <w:rsid w:val="00155066"/>
    <w:rsid w:val="00173B8D"/>
    <w:rsid w:val="00174EF1"/>
    <w:rsid w:val="00185D96"/>
    <w:rsid w:val="00186D1A"/>
    <w:rsid w:val="001875EB"/>
    <w:rsid w:val="001A4CCE"/>
    <w:rsid w:val="001B3268"/>
    <w:rsid w:val="001C1C94"/>
    <w:rsid w:val="001D33AB"/>
    <w:rsid w:val="001E5AF7"/>
    <w:rsid w:val="001F00AA"/>
    <w:rsid w:val="00250127"/>
    <w:rsid w:val="00291EB2"/>
    <w:rsid w:val="002E1A06"/>
    <w:rsid w:val="00302C26"/>
    <w:rsid w:val="00305632"/>
    <w:rsid w:val="00330BD5"/>
    <w:rsid w:val="00337628"/>
    <w:rsid w:val="00344865"/>
    <w:rsid w:val="00395A8E"/>
    <w:rsid w:val="004B6E3B"/>
    <w:rsid w:val="004F2927"/>
    <w:rsid w:val="005009E3"/>
    <w:rsid w:val="005459F9"/>
    <w:rsid w:val="00621D70"/>
    <w:rsid w:val="00687D48"/>
    <w:rsid w:val="007115E1"/>
    <w:rsid w:val="007B3BAC"/>
    <w:rsid w:val="008354BC"/>
    <w:rsid w:val="00865072"/>
    <w:rsid w:val="009B17F5"/>
    <w:rsid w:val="009B3794"/>
    <w:rsid w:val="00A5067E"/>
    <w:rsid w:val="00A94268"/>
    <w:rsid w:val="00AE2D43"/>
    <w:rsid w:val="00B35C91"/>
    <w:rsid w:val="00BA278D"/>
    <w:rsid w:val="00C44B9A"/>
    <w:rsid w:val="00C659A7"/>
    <w:rsid w:val="00C666F5"/>
    <w:rsid w:val="00C950B9"/>
    <w:rsid w:val="00CB177A"/>
    <w:rsid w:val="00CC1E9F"/>
    <w:rsid w:val="00CC2E0C"/>
    <w:rsid w:val="00D43293"/>
    <w:rsid w:val="00D947D4"/>
    <w:rsid w:val="00DB5EFC"/>
    <w:rsid w:val="00DE3D7C"/>
    <w:rsid w:val="00E205AD"/>
    <w:rsid w:val="00E37D53"/>
    <w:rsid w:val="00EB34F5"/>
    <w:rsid w:val="00EC04D7"/>
    <w:rsid w:val="00EC390E"/>
    <w:rsid w:val="00F024F1"/>
    <w:rsid w:val="00F0344A"/>
    <w:rsid w:val="00F50B1F"/>
    <w:rsid w:val="00F8223B"/>
    <w:rsid w:val="00FF456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8AB0"/>
  <w15:chartTrackingRefBased/>
  <w15:docId w15:val="{18290DA2-8530-49AC-8543-F6E71C7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278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223B"/>
    <w:pPr>
      <w:ind w:left="720"/>
      <w:contextualSpacing/>
    </w:pPr>
  </w:style>
  <w:style w:type="paragraph" w:styleId="Header">
    <w:name w:val="header"/>
    <w:basedOn w:val="Normal"/>
    <w:link w:val="HeaderChar"/>
    <w:uiPriority w:val="99"/>
    <w:unhideWhenUsed/>
    <w:rsid w:val="00A94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268"/>
  </w:style>
  <w:style w:type="paragraph" w:styleId="Footer">
    <w:name w:val="footer"/>
    <w:basedOn w:val="Normal"/>
    <w:link w:val="FooterChar"/>
    <w:uiPriority w:val="99"/>
    <w:unhideWhenUsed/>
    <w:rsid w:val="00A94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268"/>
  </w:style>
  <w:style w:type="paragraph" w:styleId="NormalWeb">
    <w:name w:val="Normal (Web)"/>
    <w:basedOn w:val="Normal"/>
    <w:uiPriority w:val="99"/>
    <w:semiHidden/>
    <w:unhideWhenUsed/>
    <w:rsid w:val="00185D96"/>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Strong">
    <w:name w:val="Strong"/>
    <w:basedOn w:val="DefaultParagraphFont"/>
    <w:uiPriority w:val="22"/>
    <w:qFormat/>
    <w:rsid w:val="00185D96"/>
    <w:rPr>
      <w:b/>
      <w:bCs/>
    </w:rPr>
  </w:style>
  <w:style w:type="paragraph" w:styleId="Revision">
    <w:name w:val="Revision"/>
    <w:hidden/>
    <w:uiPriority w:val="99"/>
    <w:semiHidden/>
    <w:rsid w:val="001A4CCE"/>
    <w:pPr>
      <w:spacing w:after="0" w:line="240" w:lineRule="auto"/>
    </w:pPr>
  </w:style>
  <w:style w:type="character" w:styleId="CommentReference">
    <w:name w:val="annotation reference"/>
    <w:basedOn w:val="DefaultParagraphFont"/>
    <w:uiPriority w:val="99"/>
    <w:semiHidden/>
    <w:unhideWhenUsed/>
    <w:rsid w:val="00186D1A"/>
    <w:rPr>
      <w:sz w:val="16"/>
      <w:szCs w:val="16"/>
    </w:rPr>
  </w:style>
  <w:style w:type="paragraph" w:styleId="CommentText">
    <w:name w:val="annotation text"/>
    <w:basedOn w:val="Normal"/>
    <w:link w:val="CommentTextChar"/>
    <w:uiPriority w:val="99"/>
    <w:unhideWhenUsed/>
    <w:rsid w:val="00186D1A"/>
    <w:pPr>
      <w:spacing w:line="240" w:lineRule="auto"/>
    </w:pPr>
    <w:rPr>
      <w:sz w:val="20"/>
      <w:szCs w:val="20"/>
    </w:rPr>
  </w:style>
  <w:style w:type="character" w:customStyle="1" w:styleId="CommentTextChar">
    <w:name w:val="Comment Text Char"/>
    <w:basedOn w:val="DefaultParagraphFont"/>
    <w:link w:val="CommentText"/>
    <w:uiPriority w:val="99"/>
    <w:rsid w:val="00186D1A"/>
    <w:rPr>
      <w:sz w:val="20"/>
      <w:szCs w:val="20"/>
    </w:rPr>
  </w:style>
  <w:style w:type="paragraph" w:styleId="CommentSubject">
    <w:name w:val="annotation subject"/>
    <w:basedOn w:val="CommentText"/>
    <w:next w:val="CommentText"/>
    <w:link w:val="CommentSubjectChar"/>
    <w:uiPriority w:val="99"/>
    <w:semiHidden/>
    <w:unhideWhenUsed/>
    <w:rsid w:val="00186D1A"/>
    <w:rPr>
      <w:b/>
      <w:bCs/>
    </w:rPr>
  </w:style>
  <w:style w:type="character" w:customStyle="1" w:styleId="CommentSubjectChar">
    <w:name w:val="Comment Subject Char"/>
    <w:basedOn w:val="CommentTextChar"/>
    <w:link w:val="CommentSubject"/>
    <w:uiPriority w:val="99"/>
    <w:semiHidden/>
    <w:rsid w:val="00186D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8708">
      <w:bodyDiv w:val="1"/>
      <w:marLeft w:val="0"/>
      <w:marRight w:val="0"/>
      <w:marTop w:val="0"/>
      <w:marBottom w:val="0"/>
      <w:divBdr>
        <w:top w:val="none" w:sz="0" w:space="0" w:color="auto"/>
        <w:left w:val="none" w:sz="0" w:space="0" w:color="auto"/>
        <w:bottom w:val="none" w:sz="0" w:space="0" w:color="auto"/>
        <w:right w:val="none" w:sz="0" w:space="0" w:color="auto"/>
      </w:divBdr>
    </w:div>
    <w:div w:id="759375767">
      <w:bodyDiv w:val="1"/>
      <w:marLeft w:val="0"/>
      <w:marRight w:val="0"/>
      <w:marTop w:val="0"/>
      <w:marBottom w:val="0"/>
      <w:divBdr>
        <w:top w:val="none" w:sz="0" w:space="0" w:color="auto"/>
        <w:left w:val="none" w:sz="0" w:space="0" w:color="auto"/>
        <w:bottom w:val="none" w:sz="0" w:space="0" w:color="auto"/>
        <w:right w:val="none" w:sz="0" w:space="0" w:color="auto"/>
      </w:divBdr>
    </w:div>
    <w:div w:id="11988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Riana Paola</cp:lastModifiedBy>
  <cp:revision>3</cp:revision>
  <dcterms:created xsi:type="dcterms:W3CDTF">2025-03-28T08:26:00Z</dcterms:created>
  <dcterms:modified xsi:type="dcterms:W3CDTF">2025-03-28T12:50:00Z</dcterms:modified>
</cp:coreProperties>
</file>